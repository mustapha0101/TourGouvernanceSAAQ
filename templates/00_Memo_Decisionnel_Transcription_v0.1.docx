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1"/>
        <w:tblW w:w="0" w:type="auto"/>
        <w:jc w:val="center"/>
        <w:tblLook w:val="04A0" w:firstRow="1" w:lastRow="0" w:firstColumn="1" w:lastColumn="0" w:noHBand="0" w:noVBand="1"/>
      </w:tblPr>
      <w:tblGrid>
        <w:gridCol w:w="10224"/>
      </w:tblGrid>
      <w:tr w:rsidR="007F2F74" w:rsidRPr="004058FA" w14:paraId="078239B1" w14:textId="77777777">
        <w:trPr>
          <w:jc w:val="center"/>
        </w:trPr>
        <w:tc>
          <w:tcPr>
            <w:tcW w:w="10224" w:type="dxa"/>
            <w:shd w:val="clear" w:color="auto" w:fill="0B2C5B"/>
            <w:tcMar>
              <w:top w:w="120" w:type="dxa"/>
              <w:left w:w="120" w:type="dxa"/>
              <w:bottom w:w="120" w:type="dxa"/>
              <w:right w:w="120" w:type="dxa"/>
            </w:tcMar>
            <w:vAlign w:val="center"/>
          </w:tcPr>
          <w:p w14:paraId="45166735" w14:textId="77777777" w:rsidR="007F2F74" w:rsidRPr="00382C51" w:rsidRDefault="00101FF0" w:rsidP="003F75C0">
            <w:pPr>
              <w:numPr>
                <w:ilvl w:val="0"/>
                <w:numId w:val="0"/>
              </w:numPr>
              <w:spacing w:after="0" w:line="240" w:lineRule="auto"/>
              <w:jc w:val="center"/>
              <w:rPr>
                <w:sz w:val="20"/>
                <w:szCs w:val="24"/>
                <w:lang w:val="fr-CA"/>
              </w:rPr>
            </w:pPr>
            <w:r w:rsidRPr="00382C51">
              <w:rPr>
                <w:b/>
                <w:color w:val="FFFFFF"/>
                <w:sz w:val="28"/>
                <w:szCs w:val="24"/>
                <w:lang w:val="fr-CA"/>
              </w:rPr>
              <w:t>MÉMO DÉCISIONNEL – TRANSCRIPTION ET COMPTE RENDU DE RENCONTRES TEAMS</w:t>
            </w:r>
          </w:p>
        </w:tc>
      </w:tr>
    </w:tbl>
    <w:tbl>
      <w:tblPr>
        <w:tblStyle w:val="TableNormal1"/>
        <w:tblW w:w="10324" w:type="dxa"/>
        <w:jc w:val="center"/>
        <w:tblLayout w:type="fixed"/>
        <w:tblLook w:val="04A0" w:firstRow="1" w:lastRow="0" w:firstColumn="1" w:lastColumn="0" w:noHBand="0" w:noVBand="1"/>
      </w:tblPr>
      <w:tblGrid>
        <w:gridCol w:w="1742"/>
        <w:gridCol w:w="3291"/>
        <w:gridCol w:w="2000"/>
        <w:gridCol w:w="3291"/>
      </w:tblGrid>
      <w:tr w:rsidR="007F2F74" w:rsidRPr="00A17E30" w14:paraId="01D9D828" w14:textId="77777777" w:rsidTr="00A17E30">
        <w:trPr>
          <w:trHeight w:val="349"/>
          <w:jc w:val="center"/>
        </w:trPr>
        <w:tc>
          <w:tcPr>
            <w:tcW w:w="1742" w:type="dxa"/>
            <w:shd w:val="clear" w:color="auto" w:fill="F8FAFC"/>
            <w:tcMar>
              <w:top w:w="80" w:type="dxa"/>
              <w:left w:w="80" w:type="dxa"/>
              <w:bottom w:w="80" w:type="dxa"/>
              <w:right w:w="80" w:type="dxa"/>
            </w:tcMar>
            <w:vAlign w:val="center"/>
          </w:tcPr>
          <w:p w14:paraId="5E1C9878" w14:textId="77777777" w:rsidR="007F2F74" w:rsidRPr="00382C51" w:rsidRDefault="00101FF0" w:rsidP="003F75C0">
            <w:pPr>
              <w:numPr>
                <w:ilvl w:val="0"/>
                <w:numId w:val="0"/>
              </w:numPr>
              <w:spacing w:after="0" w:line="240" w:lineRule="auto"/>
              <w:rPr>
                <w:sz w:val="20"/>
                <w:szCs w:val="24"/>
              </w:rPr>
            </w:pPr>
            <w:r w:rsidRPr="00382C51">
              <w:rPr>
                <w:b/>
                <w:color w:val="0B2C5B"/>
                <w:sz w:val="20"/>
                <w:szCs w:val="24"/>
              </w:rPr>
              <w:t>Version</w:t>
            </w:r>
          </w:p>
        </w:tc>
        <w:tc>
          <w:tcPr>
            <w:tcW w:w="3291" w:type="dxa"/>
            <w:tcMar>
              <w:top w:w="80" w:type="dxa"/>
              <w:left w:w="80" w:type="dxa"/>
              <w:bottom w:w="80" w:type="dxa"/>
              <w:right w:w="80" w:type="dxa"/>
            </w:tcMar>
            <w:vAlign w:val="center"/>
          </w:tcPr>
          <w:p w14:paraId="0A1213CE" w14:textId="77777777" w:rsidR="007F2F74" w:rsidRPr="00382C51" w:rsidRDefault="00101FF0" w:rsidP="003F75C0">
            <w:pPr>
              <w:numPr>
                <w:ilvl w:val="0"/>
                <w:numId w:val="0"/>
              </w:numPr>
              <w:spacing w:after="0" w:line="240" w:lineRule="auto"/>
              <w:rPr>
                <w:sz w:val="20"/>
                <w:szCs w:val="24"/>
              </w:rPr>
            </w:pPr>
            <w:r w:rsidRPr="00382C51">
              <w:rPr>
                <w:sz w:val="20"/>
                <w:szCs w:val="24"/>
              </w:rPr>
              <w:t>3.0 (consolidée)</w:t>
            </w:r>
          </w:p>
        </w:tc>
        <w:tc>
          <w:tcPr>
            <w:tcW w:w="2000" w:type="dxa"/>
            <w:shd w:val="clear" w:color="auto" w:fill="F8FAFC"/>
            <w:tcMar>
              <w:top w:w="80" w:type="dxa"/>
              <w:left w:w="80" w:type="dxa"/>
              <w:bottom w:w="80" w:type="dxa"/>
              <w:right w:w="80" w:type="dxa"/>
            </w:tcMar>
            <w:vAlign w:val="center"/>
          </w:tcPr>
          <w:p w14:paraId="728E8200" w14:textId="77777777" w:rsidR="007F2F74" w:rsidRPr="00382C51" w:rsidRDefault="00101FF0" w:rsidP="003F75C0">
            <w:pPr>
              <w:numPr>
                <w:ilvl w:val="0"/>
                <w:numId w:val="0"/>
              </w:numPr>
              <w:spacing w:after="0" w:line="240" w:lineRule="auto"/>
              <w:rPr>
                <w:sz w:val="20"/>
                <w:szCs w:val="24"/>
              </w:rPr>
            </w:pPr>
            <w:r w:rsidRPr="00382C51">
              <w:rPr>
                <w:b/>
                <w:color w:val="0B2C5B"/>
                <w:sz w:val="20"/>
                <w:szCs w:val="24"/>
              </w:rPr>
              <w:t>Statut</w:t>
            </w:r>
          </w:p>
        </w:tc>
        <w:tc>
          <w:tcPr>
            <w:tcW w:w="3291" w:type="dxa"/>
            <w:tcMar>
              <w:top w:w="80" w:type="dxa"/>
              <w:left w:w="80" w:type="dxa"/>
              <w:bottom w:w="80" w:type="dxa"/>
              <w:right w:w="80" w:type="dxa"/>
            </w:tcMar>
            <w:vAlign w:val="center"/>
          </w:tcPr>
          <w:p w14:paraId="601E34BB" w14:textId="77777777" w:rsidR="007F2F74" w:rsidRPr="00382C51" w:rsidRDefault="00101FF0" w:rsidP="003F75C0">
            <w:pPr>
              <w:numPr>
                <w:ilvl w:val="0"/>
                <w:numId w:val="0"/>
              </w:numPr>
              <w:spacing w:after="0" w:line="240" w:lineRule="auto"/>
              <w:rPr>
                <w:sz w:val="20"/>
                <w:szCs w:val="24"/>
              </w:rPr>
            </w:pPr>
            <w:r w:rsidRPr="00382C51">
              <w:rPr>
                <w:sz w:val="20"/>
                <w:szCs w:val="24"/>
              </w:rPr>
              <w:t>PROJET – pour approbation</w:t>
            </w:r>
          </w:p>
        </w:tc>
      </w:tr>
      <w:tr w:rsidR="007F2F74" w:rsidRPr="00A17E30" w14:paraId="0167AE4D" w14:textId="77777777" w:rsidTr="00A17E30">
        <w:trPr>
          <w:trHeight w:val="360"/>
          <w:jc w:val="center"/>
        </w:trPr>
        <w:tc>
          <w:tcPr>
            <w:tcW w:w="1742" w:type="dxa"/>
            <w:shd w:val="clear" w:color="auto" w:fill="F8FAFC"/>
            <w:tcMar>
              <w:top w:w="80" w:type="dxa"/>
              <w:left w:w="80" w:type="dxa"/>
              <w:bottom w:w="80" w:type="dxa"/>
              <w:right w:w="80" w:type="dxa"/>
            </w:tcMar>
            <w:vAlign w:val="center"/>
          </w:tcPr>
          <w:p w14:paraId="1D46316D" w14:textId="77777777" w:rsidR="007F2F74" w:rsidRPr="00382C51" w:rsidRDefault="00101FF0" w:rsidP="003F75C0">
            <w:pPr>
              <w:numPr>
                <w:ilvl w:val="0"/>
                <w:numId w:val="0"/>
              </w:numPr>
              <w:spacing w:after="0" w:line="240" w:lineRule="auto"/>
              <w:rPr>
                <w:sz w:val="20"/>
                <w:szCs w:val="24"/>
              </w:rPr>
            </w:pPr>
            <w:r w:rsidRPr="00382C51">
              <w:rPr>
                <w:b/>
                <w:color w:val="0B2C5B"/>
                <w:sz w:val="20"/>
                <w:szCs w:val="24"/>
              </w:rPr>
              <w:t>Date</w:t>
            </w:r>
          </w:p>
        </w:tc>
        <w:tc>
          <w:tcPr>
            <w:tcW w:w="3291" w:type="dxa"/>
            <w:tcMar>
              <w:top w:w="80" w:type="dxa"/>
              <w:left w:w="80" w:type="dxa"/>
              <w:bottom w:w="80" w:type="dxa"/>
              <w:right w:w="80" w:type="dxa"/>
            </w:tcMar>
            <w:vAlign w:val="center"/>
          </w:tcPr>
          <w:p w14:paraId="28E2F399" w14:textId="77777777" w:rsidR="007F2F74" w:rsidRPr="00382C51" w:rsidRDefault="00101FF0" w:rsidP="003F75C0">
            <w:pPr>
              <w:numPr>
                <w:ilvl w:val="0"/>
                <w:numId w:val="0"/>
              </w:numPr>
              <w:spacing w:after="0" w:line="240" w:lineRule="auto"/>
              <w:rPr>
                <w:sz w:val="20"/>
                <w:szCs w:val="24"/>
              </w:rPr>
            </w:pPr>
            <w:r w:rsidRPr="00382C51">
              <w:rPr>
                <w:sz w:val="20"/>
                <w:szCs w:val="24"/>
              </w:rPr>
              <w:t>2026-08-03</w:t>
            </w:r>
          </w:p>
        </w:tc>
        <w:tc>
          <w:tcPr>
            <w:tcW w:w="2000" w:type="dxa"/>
            <w:shd w:val="clear" w:color="auto" w:fill="F8FAFC"/>
            <w:tcMar>
              <w:top w:w="80" w:type="dxa"/>
              <w:left w:w="80" w:type="dxa"/>
              <w:bottom w:w="80" w:type="dxa"/>
              <w:right w:w="80" w:type="dxa"/>
            </w:tcMar>
            <w:vAlign w:val="center"/>
          </w:tcPr>
          <w:p w14:paraId="25A80CA0" w14:textId="77777777" w:rsidR="007F2F74" w:rsidRPr="00382C51" w:rsidRDefault="00101FF0" w:rsidP="003F75C0">
            <w:pPr>
              <w:numPr>
                <w:ilvl w:val="0"/>
                <w:numId w:val="0"/>
              </w:numPr>
              <w:spacing w:after="0" w:line="240" w:lineRule="auto"/>
              <w:rPr>
                <w:sz w:val="20"/>
                <w:szCs w:val="24"/>
              </w:rPr>
            </w:pPr>
            <w:r w:rsidRPr="00382C51">
              <w:rPr>
                <w:b/>
                <w:color w:val="0B2C5B"/>
                <w:sz w:val="20"/>
                <w:szCs w:val="24"/>
              </w:rPr>
              <w:t>Instance décisionnelle</w:t>
            </w:r>
          </w:p>
        </w:tc>
        <w:tc>
          <w:tcPr>
            <w:tcW w:w="3291" w:type="dxa"/>
            <w:tcMar>
              <w:top w:w="80" w:type="dxa"/>
              <w:left w:w="80" w:type="dxa"/>
              <w:bottom w:w="80" w:type="dxa"/>
              <w:right w:w="80" w:type="dxa"/>
            </w:tcMar>
            <w:vAlign w:val="center"/>
          </w:tcPr>
          <w:p w14:paraId="3AF91A03" w14:textId="77777777" w:rsidR="007F2F74" w:rsidRPr="00382C51" w:rsidRDefault="00101FF0" w:rsidP="003F75C0">
            <w:pPr>
              <w:numPr>
                <w:ilvl w:val="0"/>
                <w:numId w:val="0"/>
              </w:numPr>
              <w:spacing w:after="0" w:line="240" w:lineRule="auto"/>
              <w:rPr>
                <w:sz w:val="20"/>
                <w:szCs w:val="24"/>
              </w:rPr>
            </w:pPr>
            <w:r w:rsidRPr="00382C51">
              <w:rPr>
                <w:sz w:val="20"/>
                <w:szCs w:val="24"/>
              </w:rPr>
              <w:t>Comité de l'IA d'IQ</w:t>
            </w:r>
          </w:p>
        </w:tc>
      </w:tr>
      <w:tr w:rsidR="007F2F74" w:rsidRPr="00A17E30" w14:paraId="617AD085" w14:textId="77777777" w:rsidTr="00A17E30">
        <w:trPr>
          <w:trHeight w:val="608"/>
          <w:jc w:val="center"/>
        </w:trPr>
        <w:tc>
          <w:tcPr>
            <w:tcW w:w="1742" w:type="dxa"/>
            <w:shd w:val="clear" w:color="auto" w:fill="F8FAFC"/>
            <w:tcMar>
              <w:top w:w="80" w:type="dxa"/>
              <w:left w:w="80" w:type="dxa"/>
              <w:bottom w:w="80" w:type="dxa"/>
              <w:right w:w="80" w:type="dxa"/>
            </w:tcMar>
            <w:vAlign w:val="center"/>
          </w:tcPr>
          <w:p w14:paraId="01965ED9" w14:textId="77777777" w:rsidR="007F2F74" w:rsidRPr="00382C51" w:rsidRDefault="00101FF0" w:rsidP="003F75C0">
            <w:pPr>
              <w:numPr>
                <w:ilvl w:val="0"/>
                <w:numId w:val="0"/>
              </w:numPr>
              <w:spacing w:after="0" w:line="240" w:lineRule="auto"/>
              <w:rPr>
                <w:sz w:val="20"/>
                <w:szCs w:val="24"/>
              </w:rPr>
            </w:pPr>
            <w:r w:rsidRPr="00382C51">
              <w:rPr>
                <w:b/>
                <w:color w:val="0B2C5B"/>
                <w:sz w:val="20"/>
                <w:szCs w:val="24"/>
              </w:rPr>
              <w:t>Rédigé par</w:t>
            </w:r>
          </w:p>
        </w:tc>
        <w:tc>
          <w:tcPr>
            <w:tcW w:w="3291" w:type="dxa"/>
            <w:tcMar>
              <w:top w:w="80" w:type="dxa"/>
              <w:left w:w="80" w:type="dxa"/>
              <w:bottom w:w="80" w:type="dxa"/>
              <w:right w:w="80" w:type="dxa"/>
            </w:tcMar>
            <w:vAlign w:val="center"/>
          </w:tcPr>
          <w:p w14:paraId="00C15805" w14:textId="77777777" w:rsidR="007F2F74" w:rsidRPr="00382C51" w:rsidRDefault="00101FF0" w:rsidP="003F75C0">
            <w:pPr>
              <w:numPr>
                <w:ilvl w:val="0"/>
                <w:numId w:val="0"/>
              </w:numPr>
              <w:spacing w:after="0" w:line="240" w:lineRule="auto"/>
              <w:rPr>
                <w:sz w:val="20"/>
                <w:szCs w:val="24"/>
                <w:lang w:val="fr-CA"/>
              </w:rPr>
            </w:pPr>
            <w:r w:rsidRPr="00382C51">
              <w:rPr>
                <w:sz w:val="20"/>
                <w:szCs w:val="24"/>
                <w:lang w:val="fr-CA"/>
              </w:rPr>
              <w:t>Bureau de l'IA (IQ), avec Juridique, DPRP, TI, Sécurité et RH-GDC</w:t>
            </w:r>
          </w:p>
        </w:tc>
        <w:tc>
          <w:tcPr>
            <w:tcW w:w="2000" w:type="dxa"/>
            <w:shd w:val="clear" w:color="auto" w:fill="F8FAFC"/>
            <w:tcMar>
              <w:top w:w="80" w:type="dxa"/>
              <w:left w:w="80" w:type="dxa"/>
              <w:bottom w:w="80" w:type="dxa"/>
              <w:right w:w="80" w:type="dxa"/>
            </w:tcMar>
            <w:vAlign w:val="center"/>
          </w:tcPr>
          <w:p w14:paraId="145A64BD" w14:textId="77777777" w:rsidR="007F2F74" w:rsidRPr="00382C51" w:rsidRDefault="00101FF0" w:rsidP="003F75C0">
            <w:pPr>
              <w:numPr>
                <w:ilvl w:val="0"/>
                <w:numId w:val="0"/>
              </w:numPr>
              <w:spacing w:after="0" w:line="240" w:lineRule="auto"/>
              <w:rPr>
                <w:sz w:val="20"/>
                <w:szCs w:val="24"/>
              </w:rPr>
            </w:pPr>
            <w:r w:rsidRPr="00382C51">
              <w:rPr>
                <w:b/>
                <w:color w:val="0B2C5B"/>
                <w:sz w:val="20"/>
                <w:szCs w:val="24"/>
              </w:rPr>
              <w:t>Décision requise pour</w:t>
            </w:r>
          </w:p>
        </w:tc>
        <w:tc>
          <w:tcPr>
            <w:tcW w:w="3291" w:type="dxa"/>
            <w:tcMar>
              <w:top w:w="80" w:type="dxa"/>
              <w:left w:w="80" w:type="dxa"/>
              <w:bottom w:w="80" w:type="dxa"/>
              <w:right w:w="80" w:type="dxa"/>
            </w:tcMar>
            <w:vAlign w:val="center"/>
          </w:tcPr>
          <w:p w14:paraId="6AD7523D" w14:textId="77777777" w:rsidR="007F2F74" w:rsidRPr="00382C51" w:rsidRDefault="00101FF0" w:rsidP="003F75C0">
            <w:pPr>
              <w:numPr>
                <w:ilvl w:val="0"/>
                <w:numId w:val="0"/>
              </w:numPr>
              <w:spacing w:after="0" w:line="240" w:lineRule="auto"/>
              <w:rPr>
                <w:sz w:val="20"/>
                <w:szCs w:val="24"/>
              </w:rPr>
            </w:pPr>
            <w:r w:rsidRPr="00382C51">
              <w:rPr>
                <w:sz w:val="20"/>
                <w:szCs w:val="24"/>
              </w:rPr>
              <w:t>____________________</w:t>
            </w:r>
          </w:p>
        </w:tc>
      </w:tr>
    </w:tbl>
    <w:p w14:paraId="3F9E72FB" w14:textId="77777777" w:rsidR="007F2F74" w:rsidRPr="00A17E30" w:rsidRDefault="007F2F74" w:rsidP="003F75C0">
      <w:pPr>
        <w:numPr>
          <w:ilvl w:val="0"/>
          <w:numId w:val="0"/>
        </w:numPr>
        <w:spacing w:after="0" w:line="240" w:lineRule="auto"/>
        <w:rPr>
          <w:sz w:val="20"/>
          <w:szCs w:val="24"/>
        </w:rPr>
      </w:pPr>
    </w:p>
    <w:p w14:paraId="69E4010D" w14:textId="77777777" w:rsidR="00442482" w:rsidRDefault="00442482" w:rsidP="003F75C0">
      <w:pPr>
        <w:keepNext/>
        <w:numPr>
          <w:ilvl w:val="0"/>
          <w:numId w:val="0"/>
        </w:numPr>
        <w:spacing w:after="0" w:line="240" w:lineRule="auto"/>
        <w:rPr>
          <w:b/>
          <w:color w:val="0B2C5B"/>
          <w:sz w:val="28"/>
          <w:szCs w:val="24"/>
        </w:rPr>
      </w:pPr>
    </w:p>
    <w:p w14:paraId="3CADD9E8" w14:textId="397C1FFD" w:rsidR="007F2F74" w:rsidRPr="00382C51" w:rsidRDefault="00101FF0" w:rsidP="003F75C0">
      <w:pPr>
        <w:keepNext/>
        <w:numPr>
          <w:ilvl w:val="0"/>
          <w:numId w:val="0"/>
        </w:numPr>
        <w:spacing w:after="0" w:line="240" w:lineRule="auto"/>
        <w:rPr>
          <w:sz w:val="20"/>
          <w:szCs w:val="24"/>
        </w:rPr>
      </w:pPr>
      <w:r w:rsidRPr="00382C51">
        <w:rPr>
          <w:b/>
          <w:color w:val="0B2C5B"/>
          <w:sz w:val="28"/>
          <w:szCs w:val="24"/>
        </w:rPr>
        <w:t>SOMMAIRE EXÉCUTIF</w:t>
      </w:r>
    </w:p>
    <w:p w14:paraId="5F3229EF" w14:textId="77777777" w:rsidR="00442482" w:rsidRDefault="00442482" w:rsidP="003F75C0">
      <w:pPr>
        <w:numPr>
          <w:ilvl w:val="0"/>
          <w:numId w:val="0"/>
        </w:numPr>
        <w:spacing w:after="0" w:line="240" w:lineRule="auto"/>
        <w:rPr>
          <w:b/>
          <w:sz w:val="20"/>
          <w:szCs w:val="24"/>
          <w:lang w:val="fr-CA"/>
        </w:rPr>
      </w:pPr>
    </w:p>
    <w:p w14:paraId="748D6122" w14:textId="6B094F40" w:rsidR="007F2F74" w:rsidRDefault="00125BED" w:rsidP="003F75C0">
      <w:pPr>
        <w:numPr>
          <w:ilvl w:val="0"/>
          <w:numId w:val="0"/>
        </w:numPr>
        <w:spacing w:after="0" w:line="240" w:lineRule="auto"/>
        <w:rPr>
          <w:sz w:val="20"/>
          <w:szCs w:val="24"/>
          <w:lang w:val="fr-CA"/>
        </w:rPr>
      </w:pPr>
      <w:r w:rsidRPr="00382C51">
        <w:rPr>
          <w:b/>
          <w:sz w:val="20"/>
          <w:szCs w:val="24"/>
          <w:lang w:val="fr-CA"/>
        </w:rPr>
        <w:t>A</w:t>
      </w:r>
      <w:r w:rsidR="001E0F3E" w:rsidRPr="00382C51">
        <w:rPr>
          <w:b/>
          <w:sz w:val="20"/>
          <w:szCs w:val="24"/>
          <w:lang w:val="fr-CA"/>
        </w:rPr>
        <w:t>pprobation</w:t>
      </w:r>
      <w:r w:rsidRPr="00382C51">
        <w:rPr>
          <w:b/>
          <w:sz w:val="20"/>
          <w:szCs w:val="24"/>
          <w:lang w:val="fr-CA"/>
        </w:rPr>
        <w:t xml:space="preserve"> visée</w:t>
      </w:r>
      <w:r w:rsidR="0018417B" w:rsidRPr="00382C51">
        <w:rPr>
          <w:b/>
          <w:sz w:val="20"/>
          <w:szCs w:val="24"/>
          <w:lang w:val="fr-CA"/>
        </w:rPr>
        <w:t> :</w:t>
      </w:r>
      <w:r w:rsidR="00101FF0" w:rsidRPr="00382C51">
        <w:rPr>
          <w:b/>
          <w:sz w:val="20"/>
          <w:szCs w:val="24"/>
          <w:lang w:val="fr-CA"/>
        </w:rPr>
        <w:t xml:space="preserve"> </w:t>
      </w:r>
      <w:r w:rsidR="00101FF0" w:rsidRPr="00382C51">
        <w:rPr>
          <w:sz w:val="20"/>
          <w:szCs w:val="24"/>
          <w:lang w:val="fr-CA"/>
        </w:rPr>
        <w:t>Déploiement organisationnel des fonctions de transcription et de compte rendu automatisé des rencontres Microsoft Teams, à la suite d'un pilote encadré.</w:t>
      </w:r>
    </w:p>
    <w:p w14:paraId="279D3888" w14:textId="77777777" w:rsidR="003F75C0" w:rsidRPr="00382C51" w:rsidRDefault="003F75C0" w:rsidP="003F75C0">
      <w:pPr>
        <w:numPr>
          <w:ilvl w:val="0"/>
          <w:numId w:val="0"/>
        </w:numPr>
        <w:spacing w:after="0" w:line="240" w:lineRule="auto"/>
        <w:rPr>
          <w:sz w:val="20"/>
          <w:szCs w:val="24"/>
          <w:lang w:val="fr-CA"/>
        </w:rPr>
      </w:pPr>
    </w:p>
    <w:p w14:paraId="6F368483" w14:textId="116A31E4" w:rsidR="00BF3397" w:rsidRPr="0071393B" w:rsidRDefault="00BF3397" w:rsidP="0071393B">
      <w:pPr>
        <w:tabs>
          <w:tab w:val="clear" w:pos="720"/>
          <w:tab w:val="num" w:pos="360"/>
        </w:tabs>
        <w:ind w:left="360"/>
        <w:jc w:val="both"/>
        <w:rPr>
          <w:kern w:val="2"/>
          <w:sz w:val="20"/>
          <w:lang w:val="fr-CA" w:eastAsia="fr-CA"/>
          <w14:ligatures w14:val="standardContextual"/>
        </w:rPr>
      </w:pPr>
      <w:r w:rsidRPr="0071393B">
        <w:rPr>
          <w:b/>
          <w:bCs/>
          <w:sz w:val="20"/>
          <w:szCs w:val="24"/>
          <w:lang w:val="fr-CA"/>
        </w:rPr>
        <w:t xml:space="preserve">Contexte : </w:t>
      </w:r>
      <w:r w:rsidRPr="0071393B">
        <w:rPr>
          <w:sz w:val="20"/>
          <w:szCs w:val="24"/>
          <w:lang w:val="fr-CA"/>
        </w:rPr>
        <w:t xml:space="preserve">Le pilote a été lancé à la suite de </w:t>
      </w:r>
      <w:r w:rsidRPr="0071393B">
        <w:rPr>
          <w:b/>
          <w:bCs/>
          <w:sz w:val="20"/>
          <w:szCs w:val="24"/>
          <w:lang w:val="fr-CA"/>
        </w:rPr>
        <w:t>besoins exprimés par plusieurs lignes d’affaires</w:t>
      </w:r>
      <w:r w:rsidRPr="0071393B">
        <w:rPr>
          <w:sz w:val="20"/>
          <w:szCs w:val="24"/>
          <w:lang w:val="fr-CA"/>
        </w:rPr>
        <w:t>, notamment les Fonds d’investissement, le C</w:t>
      </w:r>
      <w:r w:rsidR="002578BC" w:rsidRPr="0071393B">
        <w:rPr>
          <w:sz w:val="20"/>
          <w:szCs w:val="24"/>
          <w:lang w:val="fr-CA"/>
        </w:rPr>
        <w:t>a</w:t>
      </w:r>
      <w:r w:rsidRPr="0071393B">
        <w:rPr>
          <w:sz w:val="20"/>
          <w:szCs w:val="24"/>
          <w:lang w:val="fr-CA"/>
        </w:rPr>
        <w:t>pital de risque ainsi que le Réseau régional et innovation. Les gains recherchés</w:t>
      </w:r>
      <w:r w:rsidR="00C61311" w:rsidRPr="0071393B">
        <w:rPr>
          <w:sz w:val="20"/>
          <w:szCs w:val="24"/>
          <w:lang w:val="fr-CA"/>
        </w:rPr>
        <w:t xml:space="preserve"> </w:t>
      </w:r>
      <w:r w:rsidR="00C124B1" w:rsidRPr="0071393B">
        <w:rPr>
          <w:sz w:val="20"/>
          <w:szCs w:val="24"/>
          <w:lang w:val="fr-CA"/>
        </w:rPr>
        <w:t>étaient</w:t>
      </w:r>
      <w:r w:rsidR="008140C6" w:rsidRPr="0071393B">
        <w:rPr>
          <w:sz w:val="20"/>
          <w:szCs w:val="24"/>
          <w:lang w:val="fr-CA"/>
        </w:rPr>
        <w:t> :</w:t>
      </w:r>
      <w:r w:rsidR="00545813" w:rsidRPr="0071393B">
        <w:rPr>
          <w:sz w:val="20"/>
          <w:szCs w:val="24"/>
          <w:lang w:val="fr-CA"/>
        </w:rPr>
        <w:t xml:space="preserve"> </w:t>
      </w:r>
      <w:r w:rsidR="00545813" w:rsidRPr="0071393B">
        <w:rPr>
          <w:b/>
          <w:bCs/>
          <w:sz w:val="20"/>
          <w:szCs w:val="24"/>
          <w:lang w:val="fr-CA"/>
        </w:rPr>
        <w:t>réduire</w:t>
      </w:r>
      <w:r w:rsidRPr="0071393B">
        <w:rPr>
          <w:b/>
          <w:bCs/>
          <w:sz w:val="20"/>
          <w:szCs w:val="24"/>
          <w:lang w:val="fr-CA"/>
        </w:rPr>
        <w:t xml:space="preserve"> l’effort consacré à la prise de notes, améliorer la qualité des résumés et du suivi des actions, faciliter la capitalisation de l’information et </w:t>
      </w:r>
      <w:r w:rsidR="00252FD6" w:rsidRPr="0071393B">
        <w:rPr>
          <w:b/>
          <w:bCs/>
          <w:sz w:val="20"/>
          <w:szCs w:val="24"/>
          <w:lang w:val="fr-CA"/>
        </w:rPr>
        <w:t>permettre d’être</w:t>
      </w:r>
      <w:r w:rsidRPr="0071393B">
        <w:rPr>
          <w:b/>
          <w:bCs/>
          <w:sz w:val="20"/>
          <w:szCs w:val="24"/>
          <w:lang w:val="fr-CA"/>
        </w:rPr>
        <w:t xml:space="preserve"> davantage à l’écoute lors des rencontres </w:t>
      </w:r>
      <w:r w:rsidRPr="0071393B">
        <w:rPr>
          <w:sz w:val="20"/>
          <w:szCs w:val="24"/>
          <w:lang w:val="fr-CA"/>
        </w:rPr>
        <w:t xml:space="preserve">avec les clients, les partenaires et les collègues. Le </w:t>
      </w:r>
      <w:r w:rsidR="00D84EAF" w:rsidRPr="0071393B">
        <w:rPr>
          <w:sz w:val="20"/>
          <w:szCs w:val="24"/>
          <w:lang w:val="fr-CA"/>
        </w:rPr>
        <w:t>pilot</w:t>
      </w:r>
      <w:r w:rsidR="004D3B41" w:rsidRPr="0071393B">
        <w:rPr>
          <w:sz w:val="20"/>
          <w:szCs w:val="24"/>
          <w:lang w:val="fr-CA"/>
        </w:rPr>
        <w:t>e</w:t>
      </w:r>
      <w:r w:rsidR="00D84EAF" w:rsidRPr="0071393B">
        <w:rPr>
          <w:sz w:val="20"/>
          <w:szCs w:val="24"/>
          <w:lang w:val="fr-CA"/>
        </w:rPr>
        <w:t xml:space="preserve"> répondait aussi à un besoin qui ressortait, soit celui</w:t>
      </w:r>
      <w:r w:rsidR="00037C36" w:rsidRPr="0071393B">
        <w:rPr>
          <w:sz w:val="20"/>
          <w:szCs w:val="24"/>
          <w:lang w:val="fr-CA"/>
        </w:rPr>
        <w:t xml:space="preserve"> </w:t>
      </w:r>
      <w:r w:rsidRPr="0071393B">
        <w:rPr>
          <w:sz w:val="20"/>
          <w:szCs w:val="24"/>
          <w:lang w:val="fr-CA"/>
        </w:rPr>
        <w:t xml:space="preserve">d’encadrement : </w:t>
      </w:r>
      <w:r w:rsidRPr="0071393B">
        <w:rPr>
          <w:b/>
          <w:bCs/>
          <w:sz w:val="20"/>
          <w:szCs w:val="24"/>
          <w:lang w:val="fr-CA"/>
        </w:rPr>
        <w:t xml:space="preserve">des usages comparables étaient déjà observés </w:t>
      </w:r>
      <w:r w:rsidR="00782436" w:rsidRPr="0071393B">
        <w:rPr>
          <w:b/>
          <w:bCs/>
          <w:sz w:val="20"/>
          <w:szCs w:val="24"/>
          <w:lang w:val="fr-CA"/>
        </w:rPr>
        <w:t>chez des pairs</w:t>
      </w:r>
      <w:r w:rsidRPr="0071393B">
        <w:rPr>
          <w:sz w:val="20"/>
          <w:szCs w:val="24"/>
          <w:lang w:val="fr-CA"/>
        </w:rPr>
        <w:t xml:space="preserve">, et des </w:t>
      </w:r>
      <w:r w:rsidRPr="0071393B">
        <w:rPr>
          <w:b/>
          <w:bCs/>
          <w:sz w:val="20"/>
          <w:szCs w:val="24"/>
          <w:lang w:val="fr-CA"/>
        </w:rPr>
        <w:t xml:space="preserve">pratiques internes non uniformes </w:t>
      </w:r>
      <w:r w:rsidR="0077136A" w:rsidRPr="0071393B">
        <w:rPr>
          <w:b/>
          <w:bCs/>
          <w:sz w:val="20"/>
          <w:szCs w:val="24"/>
          <w:lang w:val="fr-CA"/>
        </w:rPr>
        <w:t>émergeaient</w:t>
      </w:r>
      <w:r w:rsidRPr="0071393B">
        <w:rPr>
          <w:sz w:val="20"/>
          <w:szCs w:val="24"/>
          <w:lang w:val="fr-CA"/>
        </w:rPr>
        <w:t>, par exemple l’enregistrement d’une rencontre, la récupération d’une transcription ou l’utilisation d’un outil d’IA pour produire un résumé. Afin de tester un parcours officiel, uniforme et encadré, le pilote a été inscrit à la feuille de route du projet d’intégration de l’IA présentée au comité de direction le 18 février 2026, puis approuvé par le comité directeur du projet IA le 21 avril 2026. Il a mobilisé 46 personnes réparties dans 8 secteurs; 24 répondants distincts ont produit 60 évaluations de rencontres. Comme une même personne pouvait documenter plusieurs essais, l’évaluation, et non la personne, est retenue comme unité d’analyse.</w:t>
      </w:r>
    </w:p>
    <w:p w14:paraId="65C47A72" w14:textId="77777777" w:rsidR="00545813" w:rsidRPr="00683010" w:rsidRDefault="00545813">
      <w:pPr>
        <w:numPr>
          <w:ilvl w:val="0"/>
          <w:numId w:val="0"/>
        </w:numPr>
        <w:ind w:left="360"/>
        <w:jc w:val="both"/>
        <w:rPr>
          <w:ins w:id="0" w:author="Magdalena Planeta" w:date="2026-08-25T11:38:00Z" w16du:dateUtc="2026-08-25T15:38:00Z"/>
          <w:kern w:val="2"/>
          <w:sz w:val="20"/>
          <w:szCs w:val="20"/>
          <w:lang w:val="fr-CA" w:eastAsia="fr-CA"/>
          <w14:ligatures w14:val="standardContextual"/>
        </w:rPr>
        <w:pPrChange w:id="1" w:author="Magdalena Planeta" w:date="2026-08-25T11:55:00Z" w16du:dateUtc="2026-08-25T15:55:00Z">
          <w:pPr>
            <w:numPr>
              <w:numId w:val="1"/>
            </w:numPr>
            <w:tabs>
              <w:tab w:val="clear" w:pos="720"/>
            </w:tabs>
            <w:spacing w:after="0"/>
          </w:pPr>
        </w:pPrChange>
      </w:pPr>
    </w:p>
    <w:p w14:paraId="02A0225D" w14:textId="77777777" w:rsidR="0071393B" w:rsidRDefault="00101FF0" w:rsidP="0071393B">
      <w:pPr>
        <w:numPr>
          <w:ilvl w:val="0"/>
          <w:numId w:val="0"/>
        </w:numPr>
        <w:ind w:left="360"/>
        <w:jc w:val="both"/>
        <w:rPr>
          <w:strike/>
          <w:sz w:val="20"/>
          <w:szCs w:val="24"/>
          <w:lang w:val="fr-CA"/>
        </w:rPr>
      </w:pPr>
      <w:r w:rsidRPr="0071393B">
        <w:rPr>
          <w:b/>
          <w:strike/>
          <w:sz w:val="20"/>
          <w:szCs w:val="24"/>
          <w:lang w:val="fr-CA"/>
        </w:rPr>
        <w:t>Valeur démontrée</w:t>
      </w:r>
      <w:r w:rsidR="0018417B" w:rsidRPr="0071393B">
        <w:rPr>
          <w:b/>
          <w:strike/>
          <w:sz w:val="20"/>
          <w:szCs w:val="24"/>
          <w:lang w:val="fr-CA"/>
        </w:rPr>
        <w:t> :</w:t>
      </w:r>
      <w:r w:rsidRPr="0071393B">
        <w:rPr>
          <w:b/>
          <w:strike/>
          <w:sz w:val="20"/>
          <w:szCs w:val="24"/>
          <w:lang w:val="fr-CA"/>
        </w:rPr>
        <w:t xml:space="preserve"> </w:t>
      </w:r>
      <w:r w:rsidRPr="0071393B">
        <w:rPr>
          <w:strike/>
          <w:sz w:val="20"/>
          <w:szCs w:val="24"/>
          <w:lang w:val="fr-CA"/>
        </w:rPr>
        <w:t>Sur 58 évaluations (</w:t>
      </w:r>
      <w:r w:rsidR="00A17E30" w:rsidRPr="0071393B">
        <w:rPr>
          <w:strike/>
          <w:sz w:val="20"/>
          <w:szCs w:val="24"/>
          <w:lang w:val="fr-CA"/>
        </w:rPr>
        <w:t>groupe pilote</w:t>
      </w:r>
      <w:r w:rsidRPr="0071393B">
        <w:rPr>
          <w:strike/>
          <w:sz w:val="20"/>
          <w:szCs w:val="24"/>
          <w:lang w:val="fr-CA"/>
        </w:rPr>
        <w:t xml:space="preserve"> de 48 personnes d'affaires</w:t>
      </w:r>
      <w:r w:rsidR="00A17E30" w:rsidRPr="0071393B">
        <w:rPr>
          <w:strike/>
          <w:sz w:val="20"/>
          <w:szCs w:val="24"/>
          <w:lang w:val="fr-CA"/>
        </w:rPr>
        <w:t xml:space="preserve">) </w:t>
      </w:r>
      <w:r w:rsidR="339E8CC2" w:rsidRPr="0071393B">
        <w:rPr>
          <w:strike/>
          <w:sz w:val="20"/>
          <w:szCs w:val="24"/>
          <w:lang w:val="fr-CA"/>
        </w:rPr>
        <w:t xml:space="preserve">plus de 75 </w:t>
      </w:r>
      <w:r w:rsidRPr="0071393B">
        <w:rPr>
          <w:strike/>
          <w:sz w:val="20"/>
          <w:szCs w:val="24"/>
          <w:lang w:val="fr-CA"/>
        </w:rPr>
        <w:t xml:space="preserve">% </w:t>
      </w:r>
      <w:r w:rsidR="516F1FAD" w:rsidRPr="0071393B">
        <w:rPr>
          <w:strike/>
          <w:sz w:val="20"/>
          <w:szCs w:val="24"/>
          <w:lang w:val="fr-CA"/>
        </w:rPr>
        <w:t xml:space="preserve">des répondants </w:t>
      </w:r>
      <w:r w:rsidRPr="0071393B">
        <w:rPr>
          <w:strike/>
          <w:sz w:val="20"/>
          <w:szCs w:val="24"/>
          <w:lang w:val="fr-CA"/>
        </w:rPr>
        <w:t>déclarent un gain. Le compte rendu validé — et non la transcription brute — est l'extrant réellement utilisé pour le suivi des décisions et des actions</w:t>
      </w:r>
      <w:r w:rsidR="009806B0" w:rsidRPr="0071393B">
        <w:rPr>
          <w:strike/>
          <w:sz w:val="20"/>
          <w:szCs w:val="24"/>
          <w:lang w:val="fr-CA"/>
        </w:rPr>
        <w:t>. Se référ</w:t>
      </w:r>
      <w:r w:rsidR="00674828" w:rsidRPr="0071393B">
        <w:rPr>
          <w:strike/>
          <w:sz w:val="20"/>
          <w:szCs w:val="24"/>
          <w:lang w:val="fr-CA"/>
        </w:rPr>
        <w:t>er</w:t>
      </w:r>
      <w:r w:rsidR="009806B0" w:rsidRPr="0071393B">
        <w:rPr>
          <w:strike/>
          <w:sz w:val="20"/>
          <w:szCs w:val="24"/>
          <w:lang w:val="fr-CA"/>
        </w:rPr>
        <w:t xml:space="preserve"> à l’Annexe A pour plus de détails</w:t>
      </w:r>
      <w:r w:rsidR="00426C26" w:rsidRPr="0071393B">
        <w:rPr>
          <w:strike/>
          <w:sz w:val="20"/>
          <w:szCs w:val="24"/>
          <w:lang w:val="fr-CA"/>
        </w:rPr>
        <w:t xml:space="preserve"> sur le projet pilote</w:t>
      </w:r>
      <w:r w:rsidR="009806B0" w:rsidRPr="0071393B">
        <w:rPr>
          <w:strike/>
          <w:sz w:val="20"/>
          <w:szCs w:val="24"/>
          <w:lang w:val="fr-CA"/>
        </w:rPr>
        <w:t>.</w:t>
      </w:r>
      <w:r w:rsidR="0071393B" w:rsidRPr="0071393B">
        <w:rPr>
          <w:strike/>
          <w:sz w:val="20"/>
          <w:szCs w:val="24"/>
          <w:lang w:val="fr-CA"/>
        </w:rPr>
        <w:t xml:space="preserve"> </w:t>
      </w:r>
    </w:p>
    <w:p w14:paraId="6ED45CF8" w14:textId="6817D368" w:rsidR="007F2F74" w:rsidRDefault="007F2F74" w:rsidP="0071393B">
      <w:pPr>
        <w:numPr>
          <w:ilvl w:val="0"/>
          <w:numId w:val="0"/>
        </w:numPr>
        <w:ind w:left="360"/>
        <w:jc w:val="both"/>
        <w:rPr>
          <w:b/>
          <w:sz w:val="20"/>
          <w:szCs w:val="24"/>
          <w:lang w:val="fr-CA"/>
        </w:rPr>
      </w:pPr>
    </w:p>
    <w:p w14:paraId="54646EC4" w14:textId="77777777" w:rsidR="0071393B" w:rsidRPr="0071393B" w:rsidRDefault="00EB3996" w:rsidP="00907C69">
      <w:pPr>
        <w:tabs>
          <w:tab w:val="clear" w:pos="720"/>
          <w:tab w:val="num" w:pos="360"/>
        </w:tabs>
        <w:ind w:left="360"/>
        <w:jc w:val="both"/>
        <w:rPr>
          <w:sz w:val="20"/>
          <w:szCs w:val="24"/>
          <w:lang w:val="fr-CA"/>
        </w:rPr>
      </w:pPr>
      <w:r w:rsidRPr="005A600A">
        <w:rPr>
          <w:b/>
          <w:sz w:val="20"/>
          <w:szCs w:val="24"/>
          <w:lang w:val="fr-CA"/>
        </w:rPr>
        <w:t xml:space="preserve">Valeur démontrée : </w:t>
      </w:r>
      <w:r w:rsidRPr="005A600A">
        <w:rPr>
          <w:sz w:val="20"/>
          <w:szCs w:val="24"/>
          <w:lang w:val="fr-CA"/>
        </w:rPr>
        <w:t>Le</w:t>
      </w:r>
      <w:r w:rsidR="00C65790" w:rsidRPr="005A600A">
        <w:rPr>
          <w:rFonts w:ascii="Segoe UI" w:eastAsia="Times New Roman" w:hAnsi="Segoe UI" w:cs="Segoe UI"/>
          <w:color w:val="auto"/>
          <w:sz w:val="20"/>
          <w:szCs w:val="20"/>
          <w:lang w:val="fr-CA" w:eastAsia="fr-CA"/>
        </w:rPr>
        <w:t xml:space="preserve"> </w:t>
      </w:r>
      <w:r w:rsidR="00C65790" w:rsidRPr="005A600A">
        <w:rPr>
          <w:sz w:val="20"/>
          <w:szCs w:val="24"/>
          <w:lang w:val="fr-CA"/>
        </w:rPr>
        <w:t xml:space="preserve">pilote confirme que la valeur principale du cas d’usage se situe dans le </w:t>
      </w:r>
      <w:r w:rsidR="00C65790" w:rsidRPr="005A600A">
        <w:rPr>
          <w:b/>
          <w:sz w:val="20"/>
          <w:szCs w:val="24"/>
          <w:lang w:val="fr-CA"/>
        </w:rPr>
        <w:t>compte rendu ou le résumé généré, relu et validé</w:t>
      </w:r>
      <w:r w:rsidR="00C65790" w:rsidRPr="005A600A">
        <w:rPr>
          <w:sz w:val="20"/>
          <w:szCs w:val="24"/>
          <w:lang w:val="fr-CA"/>
        </w:rPr>
        <w:t xml:space="preserve">, </w:t>
      </w:r>
      <w:r w:rsidR="00C65790" w:rsidRPr="005A600A">
        <w:rPr>
          <w:b/>
          <w:sz w:val="20"/>
          <w:szCs w:val="24"/>
          <w:lang w:val="fr-CA"/>
        </w:rPr>
        <w:t>plutôt que dans la transcription brute</w:t>
      </w:r>
      <w:r w:rsidR="00C65790" w:rsidRPr="005A600A">
        <w:rPr>
          <w:sz w:val="20"/>
          <w:szCs w:val="24"/>
          <w:lang w:val="fr-CA"/>
        </w:rPr>
        <w:t xml:space="preserve">. La transcription demeure utile comme trace de référence, mais l’usage le plus porteur pour les équipes est le résumé qui permet de retrouver rapidement les décisions, les actions, les suivis et les éléments à partager ou à réutiliser dans les processus de travail. La valeur ne repose donc pas seulement sur un gain de temps : elle améliore la mémoire des échanges, la continuité après les rencontres, la qualité du suivi et la capacité des employés à demeurer concentrés sur la discussion. </w:t>
      </w:r>
    </w:p>
    <w:p w14:paraId="20589383" w14:textId="15E2DFE2" w:rsidR="0071393B" w:rsidRPr="005A600A" w:rsidRDefault="0071393B" w:rsidP="00501FF1">
      <w:pPr>
        <w:numPr>
          <w:ilvl w:val="0"/>
          <w:numId w:val="0"/>
        </w:numPr>
        <w:ind w:left="360"/>
        <w:jc w:val="both"/>
        <w:rPr>
          <w:sz w:val="20"/>
          <w:szCs w:val="20"/>
          <w:lang w:val="fr-CA"/>
        </w:rPr>
      </w:pPr>
      <w:r w:rsidRPr="0071393B">
        <w:rPr>
          <w:sz w:val="20"/>
          <w:szCs w:val="24"/>
          <w:lang w:val="fr-CA"/>
        </w:rPr>
        <w:t>S</w:t>
      </w:r>
      <w:r w:rsidR="00C65790" w:rsidRPr="005A600A">
        <w:rPr>
          <w:sz w:val="20"/>
          <w:szCs w:val="20"/>
          <w:lang w:val="fr-CA"/>
        </w:rPr>
        <w:t xml:space="preserve">ur 60 évaluations réalisées dans le cadre du pilote, 46, soit 76,7 %, rapportent un gain perçu. La valeur est particulièrement marquée lorsque la rencontre comporte une dimension externe: les évaluations en contexte externe ou mixte rapportent un gain dans 22 cas sur 23, soit 95,7 %, comparativement à 24 gains sur 37 évaluations internes, soit 64,9 %. Ces résultats indiquent que l’usage est particulièrement pertinent pour les rencontres avec des clients, partenaires ou équipes transversales, lorsque les suivis doivent être clarifiés ou que l’information doit être réutilisée rapidement. </w:t>
      </w:r>
    </w:p>
    <w:p w14:paraId="15DD319C" w14:textId="1A7E91D3" w:rsidR="00334127" w:rsidRPr="00501FF1" w:rsidRDefault="00334127" w:rsidP="00501FF1">
      <w:pPr>
        <w:numPr>
          <w:ilvl w:val="0"/>
          <w:numId w:val="0"/>
        </w:numPr>
        <w:ind w:left="360"/>
        <w:jc w:val="both"/>
        <w:rPr>
          <w:kern w:val="2"/>
          <w:sz w:val="20"/>
          <w:szCs w:val="20"/>
          <w:lang w:val="fr-CA" w:eastAsia="fr-CA"/>
          <w14:ligatures w14:val="standardContextual"/>
        </w:rPr>
      </w:pPr>
      <w:r w:rsidRPr="005A600A">
        <w:rPr>
          <w:b/>
          <w:bCs/>
          <w:sz w:val="20"/>
          <w:szCs w:val="20"/>
          <w:lang w:val="fr-CA"/>
        </w:rPr>
        <w:t xml:space="preserve">La valeur demeure toutefois dépendante des conditions d’usage. </w:t>
      </w:r>
      <w:r w:rsidR="007C6CFF" w:rsidRPr="005A600A">
        <w:rPr>
          <w:sz w:val="20"/>
          <w:szCs w:val="20"/>
          <w:lang w:val="fr-CA"/>
        </w:rPr>
        <w:t xml:space="preserve">Les observations du pilote suggèrent que certaines rencontres internes étaient plus exposées à des conditions moins favorables, notamment le mode hybride, l’attribution plus difficile des propos et des actions, ainsi que des échanges parfois moins structurés ou marqués par des acronymes, de la terminologie métier ou des références propres à IQ. La valeur diminue aussi lorsque le résumé est trop long ou insuffisamment adapté au besoin, ou lorsque la transcription exige un effort important de vérification. Les personnes inscrites n’ayant pas produit d’évaluation ne doivent pas être considérées comme désintéressées; les suivis réalisés pendant le </w:t>
      </w:r>
      <w:r w:rsidR="007C6CFF" w:rsidRPr="00501FF1">
        <w:rPr>
          <w:sz w:val="20"/>
          <w:szCs w:val="20"/>
          <w:lang w:val="fr-CA"/>
        </w:rPr>
        <w:t xml:space="preserve">pilote indiquent plutôt des raisons opérationnelles, notamment l’absence de rencontre propice, une rencontre déjà évaluée par une autre personne ou un réflexe d’activation encore peu intégré. Ces constats appuient un </w:t>
      </w:r>
      <w:r w:rsidR="007C6CFF" w:rsidRPr="0071393B">
        <w:rPr>
          <w:sz w:val="20"/>
          <w:szCs w:val="24"/>
          <w:lang w:val="fr-CA"/>
        </w:rPr>
        <w:t xml:space="preserve">déploiement, </w:t>
      </w:r>
      <w:r w:rsidR="007C6CFF" w:rsidRPr="0071393B">
        <w:rPr>
          <w:sz w:val="20"/>
          <w:szCs w:val="24"/>
          <w:lang w:val="fr-CA"/>
        </w:rPr>
        <w:lastRenderedPageBreak/>
        <w:t>mais dans un cadre d’usage clair, avec validation humaine obligatoire, formation ciblée et amélioration continue. Voir l’Annexe A — Bilan détaillé du pilote.</w:t>
      </w:r>
    </w:p>
    <w:p w14:paraId="581B7BEC" w14:textId="77777777" w:rsidR="003F75C0" w:rsidRPr="00382C51" w:rsidRDefault="003F75C0" w:rsidP="003F75C0">
      <w:pPr>
        <w:numPr>
          <w:ilvl w:val="0"/>
          <w:numId w:val="0"/>
        </w:numPr>
        <w:spacing w:after="0" w:line="240" w:lineRule="auto"/>
        <w:rPr>
          <w:sz w:val="20"/>
          <w:szCs w:val="20"/>
          <w:lang w:val="fr-CA"/>
        </w:rPr>
      </w:pPr>
    </w:p>
    <w:p w14:paraId="002C109A" w14:textId="77777777" w:rsidR="0071393B" w:rsidRPr="00501FF1" w:rsidRDefault="00125BED" w:rsidP="008D37A7">
      <w:pPr>
        <w:numPr>
          <w:ilvl w:val="0"/>
          <w:numId w:val="0"/>
        </w:numPr>
        <w:spacing w:after="0" w:line="240" w:lineRule="auto"/>
        <w:ind w:left="720" w:hanging="360"/>
        <w:rPr>
          <w:b/>
          <w:bCs/>
          <w:sz w:val="20"/>
          <w:szCs w:val="20"/>
          <w:lang w:val="fr-CA"/>
        </w:rPr>
      </w:pPr>
      <w:r w:rsidRPr="00501FF1">
        <w:rPr>
          <w:b/>
          <w:bCs/>
          <w:strike/>
          <w:sz w:val="20"/>
          <w:szCs w:val="20"/>
          <w:lang w:val="fr-CA"/>
        </w:rPr>
        <w:t xml:space="preserve">Coût : </w:t>
      </w:r>
      <w:r w:rsidR="00E12180" w:rsidRPr="00501FF1">
        <w:rPr>
          <w:strike/>
          <w:sz w:val="20"/>
          <w:szCs w:val="20"/>
          <w:lang w:val="fr-CA"/>
        </w:rPr>
        <w:t xml:space="preserve">La </w:t>
      </w:r>
      <w:r w:rsidRPr="00501FF1">
        <w:rPr>
          <w:strike/>
          <w:sz w:val="20"/>
          <w:szCs w:val="20"/>
          <w:lang w:val="fr-CA"/>
        </w:rPr>
        <w:t xml:space="preserve">fonctionnalité </w:t>
      </w:r>
      <w:r w:rsidR="00A97995" w:rsidRPr="00501FF1">
        <w:rPr>
          <w:strike/>
          <w:sz w:val="20"/>
          <w:szCs w:val="20"/>
          <w:lang w:val="fr-CA"/>
        </w:rPr>
        <w:t xml:space="preserve">est </w:t>
      </w:r>
      <w:r w:rsidRPr="00501FF1">
        <w:rPr>
          <w:strike/>
          <w:sz w:val="20"/>
          <w:szCs w:val="20"/>
          <w:lang w:val="fr-CA"/>
        </w:rPr>
        <w:t>comprise dans l'environ</w:t>
      </w:r>
      <w:commentRangeStart w:id="2"/>
      <w:commentRangeStart w:id="3"/>
      <w:commentRangeStart w:id="4"/>
      <w:r w:rsidRPr="00501FF1">
        <w:rPr>
          <w:strike/>
          <w:sz w:val="20"/>
          <w:szCs w:val="20"/>
          <w:lang w:val="fr-CA"/>
        </w:rPr>
        <w:t xml:space="preserve">nement Teams configuré, sans frais </w:t>
      </w:r>
      <w:r w:rsidR="48DB7651" w:rsidRPr="00501FF1">
        <w:rPr>
          <w:strike/>
          <w:sz w:val="20"/>
          <w:szCs w:val="20"/>
          <w:lang w:val="fr-CA"/>
        </w:rPr>
        <w:t>additionnels</w:t>
      </w:r>
      <w:r w:rsidRPr="00501FF1">
        <w:rPr>
          <w:strike/>
          <w:sz w:val="20"/>
          <w:szCs w:val="20"/>
          <w:lang w:val="fr-CA"/>
        </w:rPr>
        <w:t xml:space="preserve">. </w:t>
      </w:r>
      <w:r w:rsidR="00A97995" w:rsidRPr="00501FF1">
        <w:rPr>
          <w:strike/>
          <w:sz w:val="20"/>
          <w:szCs w:val="20"/>
          <w:lang w:val="fr-CA"/>
        </w:rPr>
        <w:t>Les l</w:t>
      </w:r>
      <w:r w:rsidRPr="00501FF1">
        <w:rPr>
          <w:strike/>
          <w:sz w:val="20"/>
          <w:szCs w:val="20"/>
          <w:lang w:val="fr-CA"/>
        </w:rPr>
        <w:t>icence</w:t>
      </w:r>
      <w:r w:rsidR="00A97995" w:rsidRPr="00501FF1">
        <w:rPr>
          <w:strike/>
          <w:sz w:val="20"/>
          <w:szCs w:val="20"/>
          <w:lang w:val="fr-CA"/>
        </w:rPr>
        <w:t>s</w:t>
      </w:r>
      <w:r w:rsidRPr="00501FF1">
        <w:rPr>
          <w:strike/>
          <w:sz w:val="20"/>
          <w:szCs w:val="20"/>
          <w:lang w:val="fr-CA"/>
        </w:rPr>
        <w:t xml:space="preserve"> Copilot Pro </w:t>
      </w:r>
      <w:r w:rsidR="00A97995" w:rsidRPr="00501FF1">
        <w:rPr>
          <w:strike/>
          <w:sz w:val="20"/>
          <w:szCs w:val="20"/>
          <w:lang w:val="fr-CA"/>
        </w:rPr>
        <w:t xml:space="preserve">sont </w:t>
      </w:r>
      <w:r w:rsidRPr="00501FF1">
        <w:rPr>
          <w:strike/>
          <w:sz w:val="20"/>
          <w:szCs w:val="20"/>
          <w:lang w:val="fr-CA"/>
        </w:rPr>
        <w:t>prévue</w:t>
      </w:r>
      <w:r w:rsidR="00A97995" w:rsidRPr="00501FF1">
        <w:rPr>
          <w:strike/>
          <w:sz w:val="20"/>
          <w:szCs w:val="20"/>
          <w:lang w:val="fr-CA"/>
        </w:rPr>
        <w:t>s</w:t>
      </w:r>
      <w:r w:rsidRPr="00501FF1">
        <w:rPr>
          <w:strike/>
          <w:sz w:val="20"/>
          <w:szCs w:val="20"/>
          <w:lang w:val="fr-CA"/>
        </w:rPr>
        <w:t xml:space="preserve"> pour la quasi-totalité des employés </w:t>
      </w:r>
      <w:r w:rsidR="00A97995" w:rsidRPr="00501FF1">
        <w:rPr>
          <w:strike/>
          <w:sz w:val="20"/>
          <w:szCs w:val="20"/>
          <w:lang w:val="fr-CA"/>
        </w:rPr>
        <w:t xml:space="preserve">et disponibles </w:t>
      </w:r>
      <w:r w:rsidRPr="00501FF1">
        <w:rPr>
          <w:strike/>
          <w:sz w:val="20"/>
          <w:szCs w:val="20"/>
          <w:lang w:val="fr-CA"/>
        </w:rPr>
        <w:t>dès septembre.</w:t>
      </w:r>
      <w:commentRangeEnd w:id="2"/>
      <w:r w:rsidRPr="00501FF1">
        <w:rPr>
          <w:rStyle w:val="Marquedecommentaire"/>
          <w:b/>
          <w:bCs/>
          <w:sz w:val="20"/>
          <w:szCs w:val="20"/>
          <w:lang w:val="fr-CA"/>
        </w:rPr>
        <w:commentReference w:id="2"/>
      </w:r>
      <w:commentRangeEnd w:id="3"/>
      <w:r w:rsidR="0059735A" w:rsidRPr="00501FF1" w:rsidDel="000B0ACE">
        <w:rPr>
          <w:rStyle w:val="Marquedecommentaire"/>
          <w:b/>
          <w:bCs/>
          <w:sz w:val="20"/>
          <w:szCs w:val="20"/>
          <w:lang w:val="fr-CA"/>
        </w:rPr>
        <w:commentReference w:id="3"/>
      </w:r>
      <w:commentRangeEnd w:id="4"/>
      <w:r w:rsidR="00BD7C17" w:rsidRPr="00501FF1">
        <w:rPr>
          <w:rStyle w:val="Marquedecommentaire"/>
          <w:b/>
          <w:bCs/>
          <w:sz w:val="20"/>
          <w:szCs w:val="20"/>
          <w:lang w:val="fr-CA"/>
        </w:rPr>
        <w:commentReference w:id="4"/>
      </w:r>
      <w:ins w:id="6" w:author="Magdalena Planeta" w:date="2026-08-25T12:35:00Z">
        <w:r w:rsidR="0095708D" w:rsidRPr="00501FF1">
          <w:rPr>
            <w:b/>
            <w:bCs/>
            <w:sz w:val="20"/>
            <w:szCs w:val="20"/>
            <w:lang w:val="fr-CA"/>
          </w:rPr>
          <w:t>C</w:t>
        </w:r>
      </w:ins>
    </w:p>
    <w:p w14:paraId="59718B4B" w14:textId="7516198A" w:rsidR="0071393B" w:rsidRPr="00501FF1" w:rsidRDefault="0071393B" w:rsidP="008D37A7">
      <w:pPr>
        <w:numPr>
          <w:ilvl w:val="0"/>
          <w:numId w:val="0"/>
        </w:numPr>
        <w:spacing w:after="0" w:line="240" w:lineRule="auto"/>
        <w:ind w:left="720" w:hanging="360"/>
        <w:rPr>
          <w:b/>
          <w:bCs/>
          <w:sz w:val="20"/>
          <w:szCs w:val="20"/>
          <w:lang w:val="fr-CA"/>
        </w:rPr>
      </w:pPr>
    </w:p>
    <w:p w14:paraId="0A187B08" w14:textId="6261B094" w:rsidR="008D37A7" w:rsidRPr="00501FF1" w:rsidRDefault="0071393B" w:rsidP="00501FF1">
      <w:pPr>
        <w:tabs>
          <w:tab w:val="clear" w:pos="720"/>
          <w:tab w:val="num" w:pos="360"/>
        </w:tabs>
        <w:ind w:left="360"/>
        <w:jc w:val="both"/>
        <w:rPr>
          <w:sz w:val="20"/>
          <w:szCs w:val="20"/>
          <w:lang w:val="fr-CA"/>
        </w:rPr>
      </w:pPr>
      <w:r w:rsidRPr="00501FF1">
        <w:rPr>
          <w:b/>
          <w:bCs/>
          <w:sz w:val="20"/>
          <w:szCs w:val="20"/>
          <w:lang w:val="fr-CA"/>
        </w:rPr>
        <w:t>C</w:t>
      </w:r>
      <w:r w:rsidR="0095708D" w:rsidRPr="00501FF1">
        <w:rPr>
          <w:b/>
          <w:bCs/>
          <w:sz w:val="20"/>
          <w:szCs w:val="20"/>
          <w:lang w:val="fr-CA"/>
        </w:rPr>
        <w:t>oût :</w:t>
      </w:r>
      <w:r w:rsidR="0095708D" w:rsidRPr="00501FF1">
        <w:rPr>
          <w:sz w:val="20"/>
          <w:szCs w:val="20"/>
          <w:lang w:val="fr-CA"/>
        </w:rPr>
        <w:t xml:space="preserve"> La transcription et le compte rendu Teams s’appuient sur l’environnement Microsoft déjà configuré</w:t>
      </w:r>
      <w:r w:rsidR="0059744E" w:rsidRPr="00501FF1">
        <w:rPr>
          <w:sz w:val="20"/>
          <w:szCs w:val="20"/>
          <w:lang w:val="fr-CA"/>
        </w:rPr>
        <w:t>. L’</w:t>
      </w:r>
      <w:r w:rsidR="007B2423" w:rsidRPr="00501FF1">
        <w:rPr>
          <w:sz w:val="20"/>
          <w:szCs w:val="20"/>
          <w:lang w:val="fr-CA"/>
        </w:rPr>
        <w:t>activation</w:t>
      </w:r>
      <w:r w:rsidR="0059744E" w:rsidRPr="00501FF1">
        <w:rPr>
          <w:sz w:val="20"/>
          <w:szCs w:val="20"/>
          <w:lang w:val="fr-CA"/>
        </w:rPr>
        <w:t xml:space="preserve"> de la fonctionnalité </w:t>
      </w:r>
      <w:r w:rsidR="0059744E" w:rsidRPr="00501FF1">
        <w:rPr>
          <w:b/>
          <w:bCs/>
          <w:sz w:val="20"/>
          <w:szCs w:val="20"/>
          <w:lang w:val="fr-CA"/>
        </w:rPr>
        <w:t>ne</w:t>
      </w:r>
      <w:r w:rsidR="0059744E" w:rsidRPr="00501FF1">
        <w:rPr>
          <w:sz w:val="20"/>
          <w:szCs w:val="20"/>
          <w:lang w:val="fr-CA"/>
        </w:rPr>
        <w:t xml:space="preserve"> </w:t>
      </w:r>
      <w:r w:rsidR="0095708D" w:rsidRPr="00501FF1">
        <w:rPr>
          <w:b/>
          <w:bCs/>
          <w:sz w:val="20"/>
          <w:szCs w:val="20"/>
          <w:lang w:val="fr-CA"/>
        </w:rPr>
        <w:t>génèrent pas de coût additionnel</w:t>
      </w:r>
      <w:r w:rsidR="0095708D" w:rsidRPr="00501FF1">
        <w:rPr>
          <w:sz w:val="20"/>
          <w:szCs w:val="20"/>
          <w:lang w:val="fr-CA"/>
        </w:rPr>
        <w:t>. À noter toutefois que le déploiement prévu de Copilot Pro à l’ensemble des employés facilitera le parcours utilisateur, puisque le compte rendu et l’interrogation de la rencontre sont alors intégrés directement au récapitulatif Teams. Sans licence</w:t>
      </w:r>
      <w:r w:rsidR="00761E6A" w:rsidRPr="00501FF1">
        <w:rPr>
          <w:sz w:val="20"/>
          <w:szCs w:val="20"/>
          <w:lang w:val="fr-CA"/>
        </w:rPr>
        <w:t xml:space="preserve"> Copilot Pro</w:t>
      </w:r>
      <w:r w:rsidR="0095708D" w:rsidRPr="00501FF1">
        <w:rPr>
          <w:sz w:val="20"/>
          <w:szCs w:val="20"/>
          <w:lang w:val="fr-CA"/>
        </w:rPr>
        <w:t xml:space="preserve">, le parcours exigeait davantage de manipulations, notamment le téléchargement de la transcription et son traitement dans Copilot Chat. </w:t>
      </w:r>
      <w:r w:rsidR="0046128F" w:rsidRPr="00501FF1">
        <w:rPr>
          <w:b/>
          <w:bCs/>
          <w:sz w:val="20"/>
          <w:szCs w:val="20"/>
          <w:lang w:val="fr-CA"/>
        </w:rPr>
        <w:t xml:space="preserve">Les efforts à prévoir relèvent surtout </w:t>
      </w:r>
      <w:r w:rsidR="0046128F" w:rsidRPr="00501FF1">
        <w:rPr>
          <w:sz w:val="20"/>
          <w:szCs w:val="20"/>
          <w:lang w:val="fr-CA"/>
        </w:rPr>
        <w:t>de la mise en œuvre et de l’accompagnement du déploiement : configuration finale, formation des utilisateurs, diffusion des règles d’usage, soutien à la validation humaine, gestion documentaire, suivi des incidents et amélioration continue.</w:t>
      </w:r>
    </w:p>
    <w:p w14:paraId="0BF4B8DE" w14:textId="68349F33" w:rsidR="0095708D" w:rsidRPr="0095708D" w:rsidRDefault="0095708D" w:rsidP="0095708D">
      <w:pPr>
        <w:numPr>
          <w:ilvl w:val="0"/>
          <w:numId w:val="0"/>
        </w:numPr>
        <w:spacing w:after="0" w:line="240" w:lineRule="auto"/>
        <w:ind w:left="720" w:hanging="360"/>
        <w:rPr>
          <w:ins w:id="7" w:author="Magdalena Planeta" w:date="2026-08-25T12:35:00Z"/>
          <w:sz w:val="20"/>
          <w:szCs w:val="20"/>
          <w:lang w:val="fr-CA"/>
        </w:rPr>
      </w:pPr>
    </w:p>
    <w:p w14:paraId="1A461DD2" w14:textId="77777777" w:rsidR="0095708D" w:rsidRDefault="0095708D" w:rsidP="00907C69">
      <w:pPr>
        <w:numPr>
          <w:ilvl w:val="0"/>
          <w:numId w:val="0"/>
        </w:numPr>
        <w:spacing w:after="0" w:line="240" w:lineRule="auto"/>
        <w:ind w:left="720" w:hanging="360"/>
        <w:rPr>
          <w:ins w:id="8" w:author="Magdalena Planeta" w:date="2026-08-25T12:34:00Z" w16du:dateUtc="2026-08-25T16:34:00Z"/>
          <w:sz w:val="20"/>
          <w:szCs w:val="20"/>
          <w:lang w:val="fr-CA"/>
        </w:rPr>
      </w:pPr>
    </w:p>
    <w:p w14:paraId="30F2D4F4" w14:textId="77777777" w:rsidR="0095708D" w:rsidRDefault="0095708D">
      <w:pPr>
        <w:numPr>
          <w:ilvl w:val="0"/>
          <w:numId w:val="0"/>
        </w:numPr>
        <w:spacing w:after="0" w:line="240" w:lineRule="auto"/>
        <w:ind w:left="720" w:hanging="360"/>
        <w:rPr>
          <w:sz w:val="20"/>
          <w:szCs w:val="20"/>
          <w:lang w:val="fr-CA"/>
        </w:rPr>
        <w:pPrChange w:id="9" w:author="Magdalena Planeta" w:date="2026-08-25T12:34:00Z" w16du:dateUtc="2026-08-25T16:34:00Z">
          <w:pPr>
            <w:spacing w:after="0" w:line="240" w:lineRule="auto"/>
          </w:pPr>
        </w:pPrChange>
      </w:pPr>
    </w:p>
    <w:p w14:paraId="6197D709" w14:textId="77777777" w:rsidR="003F75C0" w:rsidRPr="00382C51" w:rsidRDefault="003F75C0" w:rsidP="003F75C0">
      <w:pPr>
        <w:numPr>
          <w:ilvl w:val="0"/>
          <w:numId w:val="0"/>
        </w:numPr>
        <w:spacing w:after="0" w:line="240" w:lineRule="auto"/>
        <w:rPr>
          <w:sz w:val="20"/>
          <w:szCs w:val="20"/>
          <w:lang w:val="fr-CA"/>
        </w:rPr>
      </w:pPr>
    </w:p>
    <w:p w14:paraId="0DEA6DFA" w14:textId="020772B3" w:rsidR="00FB6A62" w:rsidRDefault="00FB6A62" w:rsidP="003F75C0">
      <w:pPr>
        <w:numPr>
          <w:ilvl w:val="0"/>
          <w:numId w:val="0"/>
        </w:numPr>
        <w:spacing w:after="0" w:line="240" w:lineRule="auto"/>
        <w:rPr>
          <w:ins w:id="10" w:author="Simon Cloutier" w:date="2026-08-25T16:53:00Z" w16du:dateUtc="2026-08-25T20:53:00Z"/>
          <w:sz w:val="20"/>
          <w:szCs w:val="20"/>
          <w:lang w:val="fr-CA"/>
        </w:rPr>
      </w:pPr>
      <w:r w:rsidRPr="00382C51">
        <w:rPr>
          <w:b/>
          <w:bCs/>
          <w:sz w:val="20"/>
          <w:szCs w:val="20"/>
          <w:lang w:val="fr-CA"/>
        </w:rPr>
        <w:t>Faisabilité démontrée :</w:t>
      </w:r>
      <w:r w:rsidRPr="00382C51">
        <w:rPr>
          <w:sz w:val="20"/>
          <w:szCs w:val="20"/>
          <w:lang w:val="fr-CA"/>
        </w:rPr>
        <w:t xml:space="preserve"> </w:t>
      </w:r>
      <w:del w:id="11" w:author="Simon Cloutier" w:date="2026-08-25T16:53:00Z" w16du:dateUtc="2026-08-25T20:53:00Z">
        <w:r w:rsidR="00EE3227" w:rsidRPr="00382C51">
          <w:rPr>
            <w:sz w:val="20"/>
            <w:szCs w:val="20"/>
            <w:lang w:val="fr-CA"/>
          </w:rPr>
          <w:delText xml:space="preserve">La transcription est produite nativement dans Teams, dans le tenant d'IQ. Avec une licence Copilot Pro, le compte rendu et </w:delText>
        </w:r>
        <w:commentRangeStart w:id="12"/>
        <w:commentRangeStart w:id="13"/>
        <w:commentRangeStart w:id="14"/>
        <w:r w:rsidR="00EE3227" w:rsidRPr="00382C51">
          <w:rPr>
            <w:sz w:val="20"/>
            <w:szCs w:val="20"/>
            <w:lang w:val="fr-CA"/>
          </w:rPr>
          <w:delText xml:space="preserve">l'interrogation </w:delText>
        </w:r>
      </w:del>
      <w:commentRangeEnd w:id="12"/>
      <w:r w:rsidRPr="00382C51">
        <w:rPr>
          <w:rStyle w:val="Marquedecommentaire"/>
          <w:sz w:val="20"/>
          <w:szCs w:val="20"/>
          <w:lang w:val="fr-CA"/>
        </w:rPr>
        <w:commentReference w:id="12"/>
      </w:r>
      <w:commentRangeEnd w:id="13"/>
      <w:r w:rsidRPr="00382C51">
        <w:rPr>
          <w:rStyle w:val="Marquedecommentaire"/>
          <w:sz w:val="20"/>
          <w:szCs w:val="20"/>
          <w:lang w:val="fr-CA"/>
        </w:rPr>
        <w:commentReference w:id="13"/>
      </w:r>
      <w:commentRangeEnd w:id="14"/>
      <w:r w:rsidRPr="00382C51">
        <w:rPr>
          <w:rStyle w:val="Marquedecommentaire"/>
          <w:sz w:val="20"/>
          <w:szCs w:val="20"/>
          <w:lang w:val="fr-CA"/>
        </w:rPr>
        <w:commentReference w:id="14"/>
      </w:r>
      <w:del w:id="15" w:author="Simon Cloutier" w:date="2026-08-25T16:53:00Z" w16du:dateUtc="2026-08-25T20:53:00Z">
        <w:r w:rsidR="00EE3227" w:rsidRPr="00382C51">
          <w:rPr>
            <w:sz w:val="20"/>
            <w:szCs w:val="20"/>
            <w:lang w:val="fr-CA"/>
          </w:rPr>
          <w:delText>de la rencontre sont intégrés au récapitulatif</w:delText>
        </w:r>
        <w:r w:rsidR="00EE3701" w:rsidRPr="00382C51">
          <w:rPr>
            <w:sz w:val="20"/>
            <w:szCs w:val="20"/>
            <w:lang w:val="fr-CA"/>
          </w:rPr>
          <w:delText>.</w:delText>
        </w:r>
        <w:r w:rsidR="00EE3227" w:rsidRPr="00382C51">
          <w:rPr>
            <w:sz w:val="20"/>
            <w:szCs w:val="20"/>
            <w:lang w:val="fr-CA"/>
          </w:rPr>
          <w:delText xml:space="preserve"> </w:delText>
        </w:r>
        <w:r w:rsidR="00EE3701" w:rsidRPr="00382C51">
          <w:rPr>
            <w:sz w:val="20"/>
            <w:szCs w:val="20"/>
            <w:lang w:val="fr-CA"/>
          </w:rPr>
          <w:delText>S</w:delText>
        </w:r>
        <w:r w:rsidR="00EE3227" w:rsidRPr="00382C51">
          <w:rPr>
            <w:sz w:val="20"/>
            <w:szCs w:val="20"/>
            <w:lang w:val="fr-CA"/>
          </w:rPr>
          <w:delText xml:space="preserve">ans licence, le parcours exige le téléchargement de la transcription puis son traitement dans Copilot Chat. </w:delText>
        </w:r>
        <w:commentRangeStart w:id="16"/>
        <w:commentRangeStart w:id="17"/>
        <w:commentRangeStart w:id="18"/>
        <w:r w:rsidR="00EE3227" w:rsidRPr="00382C51">
          <w:rPr>
            <w:sz w:val="20"/>
            <w:szCs w:val="20"/>
            <w:lang w:val="fr-CA"/>
          </w:rPr>
          <w:delText xml:space="preserve">Les outils tiers </w:delText>
        </w:r>
        <w:r w:rsidR="00D864F1" w:rsidRPr="00382C51">
          <w:rPr>
            <w:sz w:val="20"/>
            <w:szCs w:val="20"/>
            <w:lang w:val="fr-CA"/>
          </w:rPr>
          <w:delText>non autorisés</w:delText>
        </w:r>
      </w:del>
      <w:commentRangeEnd w:id="16"/>
      <w:r w:rsidRPr="00382C51">
        <w:rPr>
          <w:rStyle w:val="Marquedecommentaire"/>
          <w:sz w:val="20"/>
          <w:szCs w:val="20"/>
          <w:lang w:val="fr-CA"/>
        </w:rPr>
        <w:commentReference w:id="16"/>
      </w:r>
      <w:commentRangeEnd w:id="17"/>
      <w:r w:rsidRPr="00382C51">
        <w:rPr>
          <w:rStyle w:val="Marquedecommentaire"/>
          <w:sz w:val="20"/>
          <w:szCs w:val="20"/>
          <w:lang w:val="fr-CA"/>
        </w:rPr>
        <w:commentReference w:id="17"/>
      </w:r>
      <w:commentRangeEnd w:id="18"/>
      <w:r w:rsidRPr="00382C51">
        <w:rPr>
          <w:rStyle w:val="Marquedecommentaire"/>
          <w:sz w:val="20"/>
          <w:szCs w:val="20"/>
          <w:lang w:val="fr-CA"/>
        </w:rPr>
        <w:commentReference w:id="18"/>
      </w:r>
      <w:del w:id="19" w:author="Simon Cloutier" w:date="2026-08-25T16:53:00Z" w16du:dateUtc="2026-08-25T20:53:00Z">
        <w:r w:rsidR="00EE3227" w:rsidRPr="00382C51">
          <w:rPr>
            <w:sz w:val="20"/>
            <w:szCs w:val="20"/>
            <w:lang w:val="fr-CA"/>
          </w:rPr>
          <w:delText>. Les accès aux contenus sont limités aux participants et aux paramètres approuvés.</w:delText>
        </w:r>
        <w:r w:rsidR="00CE1B94" w:rsidRPr="00382C51">
          <w:rPr>
            <w:sz w:val="20"/>
            <w:szCs w:val="20"/>
            <w:lang w:val="fr-CA"/>
          </w:rPr>
          <w:delText xml:space="preserve"> Un plan de formation </w:delText>
        </w:r>
        <w:r w:rsidR="002700E0" w:rsidRPr="00382C51">
          <w:rPr>
            <w:sz w:val="20"/>
            <w:szCs w:val="20"/>
            <w:lang w:val="fr-CA"/>
          </w:rPr>
          <w:delText>a été conçu.</w:delText>
        </w:r>
        <w:r w:rsidR="007A0891" w:rsidRPr="00382C51">
          <w:rPr>
            <w:sz w:val="20"/>
            <w:szCs w:val="20"/>
            <w:lang w:val="fr-CA"/>
          </w:rPr>
          <w:delText xml:space="preserve"> Se référer à l’Annexe D </w:delText>
        </w:r>
        <w:r w:rsidR="002700E0" w:rsidRPr="00382C51">
          <w:rPr>
            <w:sz w:val="20"/>
            <w:szCs w:val="20"/>
            <w:lang w:val="fr-CA"/>
          </w:rPr>
          <w:delText>pour plus de détails sur l’approche de gestion du changement.</w:delText>
        </w:r>
        <w:r w:rsidR="00EC19D7" w:rsidRPr="00382C51">
          <w:rPr>
            <w:sz w:val="20"/>
            <w:szCs w:val="20"/>
            <w:lang w:val="fr-CA"/>
          </w:rPr>
          <w:delText xml:space="preserve"> </w:delText>
        </w:r>
        <w:r w:rsidR="00B960AA" w:rsidRPr="00382C51">
          <w:rPr>
            <w:sz w:val="20"/>
            <w:szCs w:val="20"/>
            <w:lang w:val="fr-CA"/>
          </w:rPr>
          <w:delText xml:space="preserve">Le plan de déploiement </w:delText>
        </w:r>
        <w:r w:rsidR="00B30436" w:rsidRPr="00382C51">
          <w:rPr>
            <w:sz w:val="20"/>
            <w:szCs w:val="20"/>
            <w:lang w:val="fr-CA"/>
          </w:rPr>
          <w:delText xml:space="preserve">de la fonctionnalité </w:delText>
        </w:r>
        <w:r w:rsidR="00B960AA" w:rsidRPr="00382C51">
          <w:rPr>
            <w:sz w:val="20"/>
            <w:szCs w:val="20"/>
            <w:lang w:val="fr-CA"/>
          </w:rPr>
          <w:delText>est explicité à la section 6.</w:delText>
        </w:r>
      </w:del>
    </w:p>
    <w:p w14:paraId="062ECF1A" w14:textId="77777777" w:rsidR="00631953" w:rsidRDefault="00631953" w:rsidP="003F75C0">
      <w:pPr>
        <w:numPr>
          <w:ilvl w:val="0"/>
          <w:numId w:val="0"/>
        </w:numPr>
        <w:spacing w:after="0" w:line="240" w:lineRule="auto"/>
        <w:rPr>
          <w:ins w:id="20" w:author="Simon Cloutier" w:date="2026-08-25T16:53:00Z" w16du:dateUtc="2026-08-25T20:53:00Z"/>
          <w:sz w:val="20"/>
          <w:szCs w:val="20"/>
          <w:lang w:val="fr-CA"/>
        </w:rPr>
      </w:pPr>
    </w:p>
    <w:p w14:paraId="5B1548BF" w14:textId="5582CD1A" w:rsidR="00112105" w:rsidRPr="00112105" w:rsidRDefault="00112105" w:rsidP="00112105">
      <w:pPr>
        <w:numPr>
          <w:ilvl w:val="0"/>
          <w:numId w:val="0"/>
        </w:numPr>
        <w:spacing w:after="0" w:line="240" w:lineRule="auto"/>
        <w:rPr>
          <w:ins w:id="21" w:author="Simon Cloutier" w:date="2026-08-25T16:53:00Z"/>
          <w:sz w:val="20"/>
          <w:szCs w:val="20"/>
          <w:lang w:val="fr-CA"/>
        </w:rPr>
      </w:pPr>
      <w:ins w:id="22" w:author="Simon Cloutier" w:date="2026-08-25T16:53:00Z">
        <w:r w:rsidRPr="00112105">
          <w:rPr>
            <w:sz w:val="20"/>
            <w:szCs w:val="20"/>
            <w:lang w:val="fr-CA"/>
          </w:rPr>
          <w:t xml:space="preserve">Les données </w:t>
        </w:r>
      </w:ins>
      <w:ins w:id="23" w:author="Simon Cloutier" w:date="2026-08-25T16:54:00Z" w16du:dateUtc="2026-08-25T20:54:00Z">
        <w:r w:rsidR="00B95207">
          <w:rPr>
            <w:sz w:val="20"/>
            <w:szCs w:val="20"/>
            <w:lang w:val="fr-CA"/>
          </w:rPr>
          <w:t>sont</w:t>
        </w:r>
      </w:ins>
      <w:ins w:id="24" w:author="Simon Cloutier" w:date="2026-08-25T16:53:00Z">
        <w:r w:rsidRPr="00112105">
          <w:rPr>
            <w:sz w:val="20"/>
            <w:szCs w:val="20"/>
            <w:lang w:val="fr-CA"/>
          </w:rPr>
          <w:t xml:space="preserve"> hébergées dans l’environnement Microsoft 365 d’IQ, la transcription étant produite nativement dans Teams à l’intérieur du tenant corporatif. La solution repose sur des capacités technologiques existantes et intégrées à l’écosystème de travail des utilisateurs. Avec une licence Copilot Pro, le compte rendu et l’interrogation du contenu de la rencontre sont accessibles directement dans le récapitulatif de réunion; sans licence, le processus demeure réalisable par le téléchargement de la transcription et son traitement dans Copilot Chat. Les exigences de conformité, de sécurité et de gestion des risques sont </w:t>
        </w:r>
      </w:ins>
      <w:ins w:id="25" w:author="Simon Cloutier" w:date="2026-08-25T16:56:00Z" w16du:dateUtc="2026-08-25T20:56:00Z">
        <w:r w:rsidR="00833043">
          <w:rPr>
            <w:sz w:val="20"/>
            <w:szCs w:val="20"/>
            <w:lang w:val="fr-CA"/>
          </w:rPr>
          <w:t>identifiées</w:t>
        </w:r>
      </w:ins>
      <w:ins w:id="26" w:author="Simon Cloutier" w:date="2026-08-25T16:55:00Z" w16du:dateUtc="2026-08-25T20:55:00Z">
        <w:r w:rsidR="00065FB6">
          <w:rPr>
            <w:sz w:val="20"/>
            <w:szCs w:val="20"/>
            <w:lang w:val="fr-CA"/>
          </w:rPr>
          <w:t xml:space="preserve"> et prescrivent</w:t>
        </w:r>
      </w:ins>
      <w:ins w:id="27" w:author="Simon Cloutier" w:date="2026-08-25T16:53:00Z">
        <w:r w:rsidRPr="00112105">
          <w:rPr>
            <w:sz w:val="20"/>
            <w:szCs w:val="20"/>
            <w:lang w:val="fr-CA"/>
          </w:rPr>
          <w:t xml:space="preserve"> les outils tiers non autorisés</w:t>
        </w:r>
      </w:ins>
      <w:ins w:id="28" w:author="Simon Cloutier" w:date="2026-08-25T16:55:00Z" w16du:dateUtc="2026-08-25T20:55:00Z">
        <w:r w:rsidR="003D388E">
          <w:rPr>
            <w:sz w:val="20"/>
            <w:szCs w:val="20"/>
            <w:lang w:val="fr-CA"/>
          </w:rPr>
          <w:t>. L</w:t>
        </w:r>
      </w:ins>
      <w:ins w:id="29" w:author="Simon Cloutier" w:date="2026-08-25T16:53:00Z">
        <w:r w:rsidRPr="00112105">
          <w:rPr>
            <w:sz w:val="20"/>
            <w:szCs w:val="20"/>
            <w:lang w:val="fr-CA"/>
          </w:rPr>
          <w:t xml:space="preserve">’accès aux contenus </w:t>
        </w:r>
      </w:ins>
      <w:ins w:id="30" w:author="Simon Cloutier" w:date="2026-08-25T16:55:00Z" w16du:dateUtc="2026-08-25T20:55:00Z">
        <w:r w:rsidR="003D388E">
          <w:rPr>
            <w:sz w:val="20"/>
            <w:szCs w:val="20"/>
            <w:lang w:val="fr-CA"/>
          </w:rPr>
          <w:t>est</w:t>
        </w:r>
        <w:r w:rsidR="00833043">
          <w:rPr>
            <w:sz w:val="20"/>
            <w:szCs w:val="20"/>
            <w:lang w:val="fr-CA"/>
          </w:rPr>
          <w:t xml:space="preserve"> initialement</w:t>
        </w:r>
      </w:ins>
      <w:ins w:id="31" w:author="Simon Cloutier" w:date="2026-08-25T16:53:00Z">
        <w:r w:rsidRPr="00112105">
          <w:rPr>
            <w:sz w:val="20"/>
            <w:szCs w:val="20"/>
            <w:lang w:val="fr-CA"/>
          </w:rPr>
          <w:t xml:space="preserve"> limité aux participants autorisés conformément aux paramètres approuvés. Les capacités organisationnelles nécessaires au déploiement sont en place, notamment par l’entremise d’un plan de formation structuré et d’une approche de gestion du changement détaillée à l’Annexe D. Enfin, la gouvernance du cas d’usage</w:t>
        </w:r>
      </w:ins>
      <w:ins w:id="32" w:author="Simon Cloutier" w:date="2026-08-25T16:57:00Z" w16du:dateUtc="2026-08-25T20:57:00Z">
        <w:r w:rsidR="00917C87">
          <w:rPr>
            <w:sz w:val="20"/>
            <w:szCs w:val="20"/>
            <w:lang w:val="fr-CA"/>
          </w:rPr>
          <w:t xml:space="preserve"> et le plan de déploiement sont</w:t>
        </w:r>
      </w:ins>
      <w:ins w:id="33" w:author="Simon Cloutier" w:date="2026-08-25T16:53:00Z">
        <w:r w:rsidRPr="00112105">
          <w:rPr>
            <w:sz w:val="20"/>
            <w:szCs w:val="20"/>
            <w:lang w:val="fr-CA"/>
          </w:rPr>
          <w:t xml:space="preserve"> clairement défini</w:t>
        </w:r>
      </w:ins>
      <w:ins w:id="34" w:author="Simon Cloutier" w:date="2026-08-25T16:57:00Z" w16du:dateUtc="2026-08-25T20:57:00Z">
        <w:r w:rsidR="00917C87">
          <w:rPr>
            <w:sz w:val="20"/>
            <w:szCs w:val="20"/>
            <w:lang w:val="fr-CA"/>
          </w:rPr>
          <w:t>s</w:t>
        </w:r>
      </w:ins>
      <w:ins w:id="35" w:author="Simon Cloutier" w:date="2026-08-25T16:53:00Z">
        <w:r w:rsidRPr="00112105">
          <w:rPr>
            <w:sz w:val="20"/>
            <w:szCs w:val="20"/>
            <w:lang w:val="fr-CA"/>
          </w:rPr>
          <w:t>.</w:t>
        </w:r>
      </w:ins>
    </w:p>
    <w:p w14:paraId="5D0A905C" w14:textId="15F7B632" w:rsidR="00631953" w:rsidRPr="00631953" w:rsidDel="00112105" w:rsidRDefault="00631953" w:rsidP="003F75C0">
      <w:pPr>
        <w:numPr>
          <w:ilvl w:val="0"/>
          <w:numId w:val="0"/>
        </w:numPr>
        <w:spacing w:after="0" w:line="240" w:lineRule="auto"/>
        <w:rPr>
          <w:del w:id="36" w:author="Simon Cloutier" w:date="2026-08-25T16:53:00Z" w16du:dateUtc="2026-08-25T20:53:00Z"/>
          <w:sz w:val="20"/>
          <w:szCs w:val="20"/>
          <w:lang w:val="fr-CA"/>
        </w:rPr>
      </w:pPr>
    </w:p>
    <w:p w14:paraId="6B6BCBD7" w14:textId="77777777" w:rsidR="0090641D" w:rsidDel="00917C87" w:rsidRDefault="0090641D" w:rsidP="003F75C0">
      <w:pPr>
        <w:numPr>
          <w:ilvl w:val="0"/>
          <w:numId w:val="0"/>
        </w:numPr>
        <w:spacing w:after="0" w:line="240" w:lineRule="auto"/>
        <w:rPr>
          <w:ins w:id="37" w:author="Magdalena Planeta" w:date="2026-08-25T12:07:00Z" w16du:dateUtc="2026-08-25T16:07:00Z"/>
          <w:del w:id="38" w:author="Simon Cloutier" w:date="2026-08-25T16:57:00Z" w16du:dateUtc="2026-08-25T20:57:00Z"/>
          <w:sz w:val="20"/>
          <w:szCs w:val="20"/>
          <w:lang w:val="fr-CA"/>
        </w:rPr>
      </w:pPr>
    </w:p>
    <w:p w14:paraId="31956D9E" w14:textId="77777777" w:rsidR="003F75C0" w:rsidRPr="00382C51" w:rsidRDefault="003F75C0" w:rsidP="003F75C0">
      <w:pPr>
        <w:numPr>
          <w:ilvl w:val="0"/>
          <w:numId w:val="0"/>
        </w:numPr>
        <w:spacing w:after="0" w:line="240" w:lineRule="auto"/>
        <w:rPr>
          <w:del w:id="39" w:author="Simon Cloutier" w:date="2026-08-25T16:57:00Z" w16du:dateUtc="2026-08-25T20:57:00Z"/>
          <w:sz w:val="20"/>
          <w:szCs w:val="20"/>
          <w:lang w:val="fr-CA"/>
        </w:rPr>
      </w:pPr>
    </w:p>
    <w:p w14:paraId="2F23E40D" w14:textId="0E84FA41" w:rsidR="00256EA9" w:rsidRDefault="00CE7294" w:rsidP="003F75C0">
      <w:pPr>
        <w:numPr>
          <w:ilvl w:val="0"/>
          <w:numId w:val="0"/>
        </w:numPr>
        <w:spacing w:after="0" w:line="240" w:lineRule="auto"/>
        <w:rPr>
          <w:sz w:val="20"/>
          <w:szCs w:val="24"/>
          <w:lang w:val="fr-CA"/>
        </w:rPr>
      </w:pPr>
      <w:r w:rsidRPr="00382C51">
        <w:rPr>
          <w:b/>
          <w:bCs/>
          <w:sz w:val="20"/>
          <w:szCs w:val="24"/>
          <w:lang w:val="fr-CA"/>
        </w:rPr>
        <w:t>Limitation à la portée</w:t>
      </w:r>
      <w:r w:rsidRPr="00382C51">
        <w:rPr>
          <w:sz w:val="20"/>
          <w:szCs w:val="24"/>
          <w:lang w:val="fr-CA"/>
        </w:rPr>
        <w:t> </w:t>
      </w:r>
      <w:r w:rsidR="00F022BE" w:rsidRPr="00382C51">
        <w:rPr>
          <w:b/>
          <w:bCs/>
          <w:sz w:val="20"/>
          <w:szCs w:val="24"/>
          <w:lang w:val="fr-CA"/>
        </w:rPr>
        <w:t>initiale</w:t>
      </w:r>
      <w:r w:rsidR="00F022BE" w:rsidRPr="00382C51">
        <w:rPr>
          <w:sz w:val="20"/>
          <w:szCs w:val="24"/>
          <w:lang w:val="fr-CA"/>
        </w:rPr>
        <w:t xml:space="preserve"> </w:t>
      </w:r>
      <w:r w:rsidRPr="00382C51">
        <w:rPr>
          <w:sz w:val="20"/>
          <w:szCs w:val="24"/>
          <w:lang w:val="fr-CA"/>
        </w:rPr>
        <w:t xml:space="preserve">: </w:t>
      </w:r>
      <w:r w:rsidR="001C56AF" w:rsidRPr="00382C51">
        <w:rPr>
          <w:sz w:val="20"/>
          <w:szCs w:val="24"/>
          <w:lang w:val="fr-CA"/>
        </w:rPr>
        <w:t>La reconnaissance vocale (attribution des propos par la voix, donnée biométrique), la captation en présentiel (</w:t>
      </w:r>
      <w:r w:rsidR="001C56AF" w:rsidRPr="00382C51">
        <w:rPr>
          <w:i/>
          <w:iCs/>
          <w:sz w:val="20"/>
          <w:szCs w:val="24"/>
          <w:lang w:val="fr-CA"/>
        </w:rPr>
        <w:t>Meeting OWL</w:t>
      </w:r>
      <w:r w:rsidR="001C56AF" w:rsidRPr="00382C51">
        <w:rPr>
          <w:sz w:val="20"/>
          <w:szCs w:val="24"/>
          <w:lang w:val="fr-CA"/>
        </w:rPr>
        <w:t>) et les usages plus sensibles (ex. analyse de sentiments)</w:t>
      </w:r>
      <w:r w:rsidR="003202BC" w:rsidRPr="00382C51">
        <w:rPr>
          <w:sz w:val="20"/>
          <w:szCs w:val="24"/>
          <w:lang w:val="fr-CA"/>
        </w:rPr>
        <w:t xml:space="preserve"> sont exclus de la portée initiale</w:t>
      </w:r>
      <w:r w:rsidR="00442C60" w:rsidRPr="00382C51">
        <w:rPr>
          <w:sz w:val="20"/>
          <w:szCs w:val="24"/>
          <w:lang w:val="fr-CA"/>
        </w:rPr>
        <w:t>.</w:t>
      </w:r>
      <w:r w:rsidR="003202BC" w:rsidRPr="00382C51">
        <w:rPr>
          <w:sz w:val="20"/>
          <w:szCs w:val="24"/>
          <w:lang w:val="fr-CA"/>
        </w:rPr>
        <w:t xml:space="preserve"> Ces cas seront évalués lors de la phase d’amélioration continue</w:t>
      </w:r>
      <w:r w:rsidR="00313E24" w:rsidRPr="00382C51">
        <w:rPr>
          <w:sz w:val="20"/>
          <w:szCs w:val="24"/>
          <w:lang w:val="fr-CA"/>
        </w:rPr>
        <w:t>. Se référer à la section 6 pour plus de détails.</w:t>
      </w:r>
    </w:p>
    <w:p w14:paraId="71E0C77E" w14:textId="77777777" w:rsidR="003F75C0" w:rsidRPr="00382C51" w:rsidRDefault="003F75C0" w:rsidP="003F75C0">
      <w:pPr>
        <w:numPr>
          <w:ilvl w:val="0"/>
          <w:numId w:val="0"/>
        </w:numPr>
        <w:spacing w:after="0" w:line="240" w:lineRule="auto"/>
        <w:rPr>
          <w:sz w:val="20"/>
          <w:szCs w:val="24"/>
          <w:lang w:val="fr-CA"/>
        </w:rPr>
      </w:pPr>
    </w:p>
    <w:p w14:paraId="7DD2509F" w14:textId="21067DB4" w:rsidR="007838F8" w:rsidRDefault="3E5322DE" w:rsidP="20D0D94A">
      <w:pPr>
        <w:spacing w:after="0" w:line="240" w:lineRule="auto"/>
        <w:rPr>
          <w:lang w:val="fr-CA"/>
        </w:rPr>
      </w:pPr>
      <w:r w:rsidRPr="20D0D94A">
        <w:rPr>
          <w:b/>
          <w:lang w:val="fr-CA"/>
        </w:rPr>
        <w:t xml:space="preserve">Niveau de risque </w:t>
      </w:r>
      <w:r w:rsidR="358E7B1F" w:rsidRPr="20D0D94A">
        <w:rPr>
          <w:b/>
          <w:lang w:val="fr-CA"/>
        </w:rPr>
        <w:t>du cas d’usage</w:t>
      </w:r>
      <w:r w:rsidRPr="20D0D94A">
        <w:rPr>
          <w:b/>
          <w:lang w:val="fr-CA"/>
        </w:rPr>
        <w:t xml:space="preserve"> : </w:t>
      </w:r>
      <w:commentRangeStart w:id="40"/>
      <w:commentRangeStart w:id="41"/>
      <w:r w:rsidR="358E7B1F" w:rsidRPr="20D0D94A">
        <w:rPr>
          <w:b/>
          <w:color w:val="C00000"/>
          <w:lang w:val="fr-CA"/>
        </w:rPr>
        <w:t>T</w:t>
      </w:r>
      <w:r w:rsidR="08E4659A" w:rsidRPr="20D0D94A">
        <w:rPr>
          <w:b/>
          <w:color w:val="C00000"/>
          <w:lang w:val="fr-CA"/>
        </w:rPr>
        <w:t xml:space="preserve">RÈS </w:t>
      </w:r>
      <w:r w:rsidRPr="20D0D94A">
        <w:rPr>
          <w:b/>
          <w:color w:val="C00000"/>
          <w:lang w:val="fr-CA"/>
        </w:rPr>
        <w:t>ÉLEVÉ</w:t>
      </w:r>
      <w:r w:rsidR="17066A18" w:rsidRPr="20D0D94A">
        <w:rPr>
          <w:lang w:val="fr-CA"/>
        </w:rPr>
        <w:t>.</w:t>
      </w:r>
      <w:commentRangeEnd w:id="40"/>
      <w:r w:rsidRPr="20D0D94A">
        <w:rPr>
          <w:rStyle w:val="Marquedecommentaire"/>
          <w:sz w:val="18"/>
          <w:szCs w:val="22"/>
          <w:lang w:val="fr-CA"/>
        </w:rPr>
        <w:commentReference w:id="40"/>
      </w:r>
      <w:commentRangeEnd w:id="41"/>
      <w:r w:rsidR="00907C69" w:rsidRPr="20D0D94A">
        <w:rPr>
          <w:rStyle w:val="Marquedecommentaire"/>
          <w:sz w:val="18"/>
          <w:szCs w:val="22"/>
          <w:lang w:val="fr-CA"/>
        </w:rPr>
        <w:commentReference w:id="41"/>
      </w:r>
      <w:r w:rsidR="17066A18" w:rsidRPr="20D0D94A">
        <w:rPr>
          <w:lang w:val="fr-CA"/>
        </w:rPr>
        <w:t xml:space="preserve"> Notamment en raison de </w:t>
      </w:r>
      <w:r w:rsidRPr="20D0D94A">
        <w:rPr>
          <w:lang w:val="fr-CA"/>
        </w:rPr>
        <w:t xml:space="preserve">la présence possible de renseignements personnels ou confidentiels, </w:t>
      </w:r>
      <w:r w:rsidR="6C2167BF" w:rsidRPr="20D0D94A">
        <w:rPr>
          <w:lang w:val="fr-CA"/>
        </w:rPr>
        <w:t xml:space="preserve">des risques liés à la gestion </w:t>
      </w:r>
      <w:r w:rsidRPr="20D0D94A">
        <w:rPr>
          <w:lang w:val="fr-CA"/>
        </w:rPr>
        <w:t xml:space="preserve">et </w:t>
      </w:r>
      <w:r w:rsidR="6C2167BF" w:rsidRPr="20D0D94A">
        <w:rPr>
          <w:lang w:val="fr-CA"/>
        </w:rPr>
        <w:t xml:space="preserve">à </w:t>
      </w:r>
      <w:r w:rsidRPr="20D0D94A">
        <w:rPr>
          <w:lang w:val="fr-CA"/>
        </w:rPr>
        <w:t>la conservation</w:t>
      </w:r>
      <w:r w:rsidR="799E41ED" w:rsidRPr="20D0D94A">
        <w:rPr>
          <w:lang w:val="fr-CA"/>
        </w:rPr>
        <w:t xml:space="preserve"> d</w:t>
      </w:r>
      <w:r w:rsidR="73603ACA" w:rsidRPr="20D0D94A">
        <w:rPr>
          <w:lang w:val="fr-CA"/>
        </w:rPr>
        <w:t>u contenu produits par l’IA</w:t>
      </w:r>
      <w:r w:rsidR="6C2167BF" w:rsidRPr="20D0D94A">
        <w:rPr>
          <w:lang w:val="fr-CA"/>
        </w:rPr>
        <w:t xml:space="preserve"> ainsi qu’</w:t>
      </w:r>
      <w:r w:rsidR="405FF0D3" w:rsidRPr="20D0D94A">
        <w:rPr>
          <w:lang w:val="fr-CA"/>
        </w:rPr>
        <w:t>au risque d’erreurs.</w:t>
      </w:r>
      <w:r w:rsidR="435EA147" w:rsidRPr="20D0D94A">
        <w:rPr>
          <w:lang w:val="fr-CA"/>
        </w:rPr>
        <w:t xml:space="preserve"> </w:t>
      </w:r>
      <w:del w:id="42" w:author="Simon Cloutier" w:date="2026-08-25T17:02:00Z" w16du:dateUtc="2026-08-25T21:02:00Z">
        <w:r w:rsidR="435EA147" w:rsidRPr="20D0D94A">
          <w:rPr>
            <w:lang w:val="fr-CA"/>
          </w:rPr>
          <w:delText xml:space="preserve">Se référer </w:delText>
        </w:r>
        <w:r w:rsidR="2C2ADEB1" w:rsidRPr="20D0D94A">
          <w:rPr>
            <w:lang w:val="fr-CA"/>
          </w:rPr>
          <w:delText xml:space="preserve">aux </w:delText>
        </w:r>
        <w:r w:rsidR="435EA147" w:rsidRPr="20D0D94A">
          <w:rPr>
            <w:lang w:val="fr-CA"/>
          </w:rPr>
          <w:delText xml:space="preserve">section </w:delText>
        </w:r>
        <w:r w:rsidR="046504D8" w:rsidRPr="20D0D94A">
          <w:rPr>
            <w:lang w:val="fr-CA"/>
          </w:rPr>
          <w:delText>2</w:delText>
        </w:r>
        <w:r w:rsidR="435EA147" w:rsidRPr="20D0D94A">
          <w:rPr>
            <w:lang w:val="fr-CA"/>
          </w:rPr>
          <w:delText xml:space="preserve"> </w:delText>
        </w:r>
        <w:r w:rsidR="2C2ADEB1" w:rsidRPr="20D0D94A">
          <w:rPr>
            <w:lang w:val="fr-CA"/>
          </w:rPr>
          <w:delText xml:space="preserve">et 4 </w:delText>
        </w:r>
        <w:r w:rsidR="435EA147" w:rsidRPr="20D0D94A">
          <w:rPr>
            <w:lang w:val="fr-CA"/>
          </w:rPr>
          <w:delText>pour plus de détails</w:delText>
        </w:r>
        <w:r w:rsidR="73603ACA" w:rsidRPr="20D0D94A">
          <w:rPr>
            <w:lang w:val="fr-CA"/>
          </w:rPr>
          <w:delText xml:space="preserve"> sur les risques</w:delText>
        </w:r>
        <w:r w:rsidR="6029F731" w:rsidRPr="20D0D94A">
          <w:rPr>
            <w:lang w:val="fr-CA"/>
          </w:rPr>
          <w:delText xml:space="preserve"> liés au cas d’usage</w:delText>
        </w:r>
        <w:r w:rsidR="435EA147" w:rsidRPr="20D0D94A">
          <w:rPr>
            <w:lang w:val="fr-CA"/>
          </w:rPr>
          <w:delText>.</w:delText>
        </w:r>
      </w:del>
    </w:p>
    <w:p w14:paraId="02333702" w14:textId="77777777" w:rsidR="003F75C0" w:rsidRPr="00382C51" w:rsidRDefault="003F75C0" w:rsidP="003F75C0">
      <w:pPr>
        <w:numPr>
          <w:ilvl w:val="0"/>
          <w:numId w:val="0"/>
        </w:numPr>
        <w:spacing w:after="0" w:line="240" w:lineRule="auto"/>
        <w:rPr>
          <w:sz w:val="20"/>
          <w:szCs w:val="20"/>
          <w:lang w:val="fr-CA"/>
        </w:rPr>
      </w:pPr>
    </w:p>
    <w:p w14:paraId="5DE8425B" w14:textId="2C71D730" w:rsidR="007F2F74" w:rsidRDefault="00101FF0" w:rsidP="003F75C0">
      <w:pPr>
        <w:numPr>
          <w:ilvl w:val="0"/>
          <w:numId w:val="0"/>
        </w:numPr>
        <w:spacing w:after="0" w:line="240" w:lineRule="auto"/>
        <w:rPr>
          <w:bCs/>
          <w:sz w:val="20"/>
          <w:szCs w:val="24"/>
          <w:lang w:val="fr-CA"/>
        </w:rPr>
      </w:pPr>
      <w:r w:rsidRPr="00382C51">
        <w:rPr>
          <w:b/>
          <w:sz w:val="20"/>
          <w:szCs w:val="24"/>
          <w:lang w:val="fr-CA"/>
        </w:rPr>
        <w:t xml:space="preserve">Niveau </w:t>
      </w:r>
      <w:r w:rsidR="00EB7C9E" w:rsidRPr="00382C51">
        <w:rPr>
          <w:b/>
          <w:sz w:val="20"/>
          <w:szCs w:val="24"/>
          <w:lang w:val="fr-CA"/>
        </w:rPr>
        <w:t xml:space="preserve">de risque </w:t>
      </w:r>
      <w:r w:rsidRPr="00382C51">
        <w:rPr>
          <w:b/>
          <w:sz w:val="20"/>
          <w:szCs w:val="24"/>
          <w:lang w:val="fr-CA"/>
        </w:rPr>
        <w:t xml:space="preserve">résiduel </w:t>
      </w:r>
      <w:r w:rsidR="00EB7C9E" w:rsidRPr="00382C51">
        <w:rPr>
          <w:b/>
          <w:sz w:val="20"/>
          <w:szCs w:val="24"/>
          <w:lang w:val="fr-CA"/>
        </w:rPr>
        <w:t>anticipé</w:t>
      </w:r>
      <w:r w:rsidR="00351920" w:rsidRPr="00382C51">
        <w:rPr>
          <w:b/>
          <w:sz w:val="20"/>
          <w:szCs w:val="24"/>
          <w:lang w:val="fr-CA"/>
        </w:rPr>
        <w:t xml:space="preserve"> </w:t>
      </w:r>
      <w:r w:rsidRPr="00382C51">
        <w:rPr>
          <w:b/>
          <w:sz w:val="20"/>
          <w:szCs w:val="24"/>
          <w:lang w:val="fr-CA"/>
        </w:rPr>
        <w:t xml:space="preserve">une fois les </w:t>
      </w:r>
      <w:r w:rsidR="00EB7C9E" w:rsidRPr="00382C51">
        <w:rPr>
          <w:b/>
          <w:sz w:val="20"/>
          <w:szCs w:val="24"/>
          <w:lang w:val="fr-CA"/>
        </w:rPr>
        <w:t>conditions</w:t>
      </w:r>
      <w:r w:rsidRPr="00382C51">
        <w:rPr>
          <w:b/>
          <w:sz w:val="20"/>
          <w:szCs w:val="24"/>
          <w:lang w:val="fr-CA"/>
        </w:rPr>
        <w:t xml:space="preserve"> remplies : </w:t>
      </w:r>
      <w:r w:rsidRPr="00382C51">
        <w:rPr>
          <w:b/>
          <w:color w:val="92D050"/>
          <w:sz w:val="20"/>
          <w:szCs w:val="24"/>
          <w:lang w:val="fr-CA"/>
        </w:rPr>
        <w:t xml:space="preserve">FAIBLE </w:t>
      </w:r>
      <w:r w:rsidRPr="00382C51">
        <w:rPr>
          <w:b/>
          <w:sz w:val="20"/>
          <w:szCs w:val="24"/>
          <w:lang w:val="fr-CA"/>
        </w:rPr>
        <w:t xml:space="preserve">à </w:t>
      </w:r>
      <w:r w:rsidRPr="00382C51">
        <w:rPr>
          <w:b/>
          <w:color w:val="FFCC00"/>
          <w:sz w:val="20"/>
          <w:szCs w:val="24"/>
          <w:lang w:val="fr-CA"/>
        </w:rPr>
        <w:t>MODÉRÉ</w:t>
      </w:r>
      <w:r w:rsidRPr="00382C51">
        <w:rPr>
          <w:b/>
          <w:sz w:val="20"/>
          <w:szCs w:val="24"/>
          <w:lang w:val="fr-CA"/>
        </w:rPr>
        <w:t>.</w:t>
      </w:r>
      <w:r w:rsidR="00351920" w:rsidRPr="00382C51">
        <w:rPr>
          <w:b/>
          <w:sz w:val="20"/>
          <w:szCs w:val="24"/>
          <w:lang w:val="fr-CA"/>
        </w:rPr>
        <w:t xml:space="preserve"> </w:t>
      </w:r>
      <w:r w:rsidR="00351920" w:rsidRPr="00382C51">
        <w:rPr>
          <w:bCs/>
          <w:sz w:val="20"/>
          <w:szCs w:val="24"/>
          <w:lang w:val="fr-CA"/>
        </w:rPr>
        <w:t>Découlant de l’exposition résiduel</w:t>
      </w:r>
      <w:r w:rsidR="000C519A" w:rsidRPr="00382C51">
        <w:rPr>
          <w:bCs/>
          <w:sz w:val="20"/>
          <w:szCs w:val="24"/>
          <w:lang w:val="fr-CA"/>
        </w:rPr>
        <w:t>le</w:t>
      </w:r>
      <w:r w:rsidR="00351920" w:rsidRPr="00382C51">
        <w:rPr>
          <w:bCs/>
          <w:sz w:val="20"/>
          <w:szCs w:val="24"/>
          <w:lang w:val="fr-CA"/>
        </w:rPr>
        <w:t xml:space="preserve"> pendant la période de conservation des transcriptions ains</w:t>
      </w:r>
      <w:r w:rsidR="004E3A8F" w:rsidRPr="00382C51">
        <w:rPr>
          <w:bCs/>
          <w:sz w:val="20"/>
          <w:szCs w:val="24"/>
          <w:lang w:val="fr-CA"/>
        </w:rPr>
        <w:t>i qu’à la multiplication des données sensibles.</w:t>
      </w:r>
      <w:r w:rsidR="005606E1" w:rsidRPr="00382C51">
        <w:rPr>
          <w:bCs/>
          <w:sz w:val="20"/>
          <w:szCs w:val="24"/>
          <w:lang w:val="fr-CA"/>
        </w:rPr>
        <w:t xml:space="preserve"> Se référer à la section 3 pour plus de détails</w:t>
      </w:r>
      <w:r w:rsidR="00785D92" w:rsidRPr="00382C51">
        <w:rPr>
          <w:bCs/>
          <w:sz w:val="20"/>
          <w:szCs w:val="24"/>
          <w:lang w:val="fr-CA"/>
        </w:rPr>
        <w:t xml:space="preserve"> sur les risques résiduels</w:t>
      </w:r>
      <w:r w:rsidR="005606E1" w:rsidRPr="00382C51">
        <w:rPr>
          <w:bCs/>
          <w:sz w:val="20"/>
          <w:szCs w:val="24"/>
          <w:lang w:val="fr-CA"/>
        </w:rPr>
        <w:t>.</w:t>
      </w:r>
      <w:r w:rsidR="006B7C2A" w:rsidRPr="00382C51">
        <w:rPr>
          <w:bCs/>
          <w:sz w:val="20"/>
          <w:szCs w:val="24"/>
          <w:lang w:val="fr-CA"/>
        </w:rPr>
        <w:t xml:space="preserve"> Se référer à l</w:t>
      </w:r>
      <w:r w:rsidR="00BD7C17">
        <w:rPr>
          <w:bCs/>
          <w:sz w:val="20"/>
          <w:szCs w:val="24"/>
          <w:lang w:val="fr-CA"/>
        </w:rPr>
        <w:t>’Annexe E</w:t>
      </w:r>
      <w:r w:rsidR="006B7C2A" w:rsidRPr="00382C51">
        <w:rPr>
          <w:bCs/>
          <w:sz w:val="20"/>
          <w:szCs w:val="24"/>
          <w:lang w:val="fr-CA"/>
        </w:rPr>
        <w:t xml:space="preserve"> pour plus de détails sur les </w:t>
      </w:r>
      <w:r w:rsidR="00CC0F88" w:rsidRPr="00382C51">
        <w:rPr>
          <w:bCs/>
          <w:sz w:val="20"/>
          <w:szCs w:val="24"/>
          <w:lang w:val="fr-CA"/>
        </w:rPr>
        <w:t>mesures de gestion du risque (Conditions d’approbation)</w:t>
      </w:r>
      <w:r w:rsidR="002C79A8" w:rsidRPr="00382C51">
        <w:rPr>
          <w:bCs/>
          <w:sz w:val="20"/>
          <w:szCs w:val="24"/>
          <w:lang w:val="fr-CA"/>
        </w:rPr>
        <w:t>.</w:t>
      </w:r>
    </w:p>
    <w:p w14:paraId="6FFDA74B" w14:textId="77777777" w:rsidR="003F75C0" w:rsidRPr="00382C51" w:rsidRDefault="003F75C0" w:rsidP="003F75C0">
      <w:pPr>
        <w:numPr>
          <w:ilvl w:val="0"/>
          <w:numId w:val="0"/>
        </w:numPr>
        <w:spacing w:after="0" w:line="240" w:lineRule="auto"/>
        <w:rPr>
          <w:bCs/>
          <w:sz w:val="20"/>
          <w:szCs w:val="24"/>
          <w:lang w:val="fr-CA"/>
        </w:rPr>
      </w:pPr>
    </w:p>
    <w:p w14:paraId="7BF89BF5" w14:textId="07193ABA" w:rsidR="00EA2739" w:rsidRPr="00382C51" w:rsidRDefault="00101FF0" w:rsidP="003F75C0">
      <w:pPr>
        <w:numPr>
          <w:ilvl w:val="0"/>
          <w:numId w:val="0"/>
        </w:numPr>
        <w:spacing w:after="0" w:line="240" w:lineRule="auto"/>
        <w:rPr>
          <w:sz w:val="20"/>
          <w:szCs w:val="24"/>
          <w:lang w:val="fr-CA"/>
        </w:rPr>
      </w:pPr>
      <w:r w:rsidRPr="00382C51">
        <w:rPr>
          <w:b/>
          <w:sz w:val="20"/>
          <w:szCs w:val="24"/>
          <w:lang w:val="fr-CA"/>
        </w:rPr>
        <w:t xml:space="preserve">Recommandation : </w:t>
      </w:r>
      <w:r w:rsidR="002C79A8" w:rsidRPr="00382C51">
        <w:rPr>
          <w:b/>
          <w:color w:val="E36C0A"/>
          <w:sz w:val="20"/>
          <w:szCs w:val="24"/>
          <w:lang w:val="fr-CA"/>
        </w:rPr>
        <w:t>APPROBATION</w:t>
      </w:r>
      <w:r w:rsidRPr="00382C51">
        <w:rPr>
          <w:b/>
          <w:color w:val="E36C0A"/>
          <w:sz w:val="20"/>
          <w:szCs w:val="24"/>
          <w:lang w:val="fr-CA"/>
        </w:rPr>
        <w:t xml:space="preserve"> CONDITIONNEL</w:t>
      </w:r>
      <w:r w:rsidR="002C79A8" w:rsidRPr="00382C51">
        <w:rPr>
          <w:b/>
          <w:color w:val="E36C0A"/>
          <w:sz w:val="20"/>
          <w:szCs w:val="24"/>
          <w:lang w:val="fr-CA"/>
        </w:rPr>
        <w:t>LE</w:t>
      </w:r>
      <w:r w:rsidR="00EA2739" w:rsidRPr="00382C51">
        <w:rPr>
          <w:sz w:val="20"/>
          <w:szCs w:val="24"/>
          <w:lang w:val="fr-CA"/>
        </w:rPr>
        <w:t>.</w:t>
      </w:r>
    </w:p>
    <w:p w14:paraId="5A40D8F1" w14:textId="1A808101" w:rsidR="00015ADE" w:rsidRDefault="00EA2739" w:rsidP="003F75C0">
      <w:pPr>
        <w:numPr>
          <w:ilvl w:val="0"/>
          <w:numId w:val="0"/>
        </w:numPr>
        <w:spacing w:after="0" w:line="240" w:lineRule="auto"/>
        <w:rPr>
          <w:sz w:val="20"/>
          <w:szCs w:val="24"/>
          <w:lang w:val="fr-CA"/>
        </w:rPr>
      </w:pPr>
      <w:r w:rsidRPr="00382C51">
        <w:rPr>
          <w:sz w:val="20"/>
          <w:szCs w:val="24"/>
          <w:lang w:val="fr-CA"/>
        </w:rPr>
        <w:t>L</w:t>
      </w:r>
      <w:r w:rsidR="00101FF0" w:rsidRPr="00382C51">
        <w:rPr>
          <w:sz w:val="20"/>
          <w:szCs w:val="24"/>
          <w:lang w:val="fr-CA"/>
        </w:rPr>
        <w:t xml:space="preserve">e déploiement est </w:t>
      </w:r>
      <w:r w:rsidR="000C519A" w:rsidRPr="00382C51">
        <w:rPr>
          <w:sz w:val="20"/>
          <w:szCs w:val="24"/>
          <w:lang w:val="fr-CA"/>
        </w:rPr>
        <w:t>conditionnel</w:t>
      </w:r>
      <w:r w:rsidR="00101FF0" w:rsidRPr="00382C51">
        <w:rPr>
          <w:sz w:val="20"/>
          <w:szCs w:val="24"/>
          <w:lang w:val="fr-CA"/>
        </w:rPr>
        <w:t xml:space="preserve"> à</w:t>
      </w:r>
      <w:r w:rsidR="00DE3F6B" w:rsidRPr="00382C51">
        <w:rPr>
          <w:sz w:val="20"/>
          <w:szCs w:val="24"/>
          <w:lang w:val="fr-CA"/>
        </w:rPr>
        <w:t> :</w:t>
      </w:r>
    </w:p>
    <w:p w14:paraId="5E7EF67E" w14:textId="77777777" w:rsidR="003F75C0" w:rsidRPr="00382C51" w:rsidRDefault="003F75C0" w:rsidP="003F75C0">
      <w:pPr>
        <w:numPr>
          <w:ilvl w:val="0"/>
          <w:numId w:val="0"/>
        </w:numPr>
        <w:spacing w:after="0" w:line="240" w:lineRule="auto"/>
        <w:rPr>
          <w:sz w:val="20"/>
          <w:szCs w:val="24"/>
          <w:lang w:val="fr-CA"/>
        </w:rPr>
      </w:pPr>
    </w:p>
    <w:p w14:paraId="3E7D2AC6" w14:textId="4644941C" w:rsidR="000D1FD6" w:rsidRPr="003F75C0" w:rsidRDefault="00DE3F6B" w:rsidP="003F75C0">
      <w:pPr>
        <w:numPr>
          <w:ilvl w:val="0"/>
          <w:numId w:val="0"/>
        </w:numPr>
        <w:spacing w:after="0" w:line="240" w:lineRule="auto"/>
        <w:rPr>
          <w:del w:id="43" w:author="Magdalena Planeta" w:date="2026-08-25T11:19:00Z" w16du:dateUtc="2026-08-25T15:19:00Z"/>
          <w:b/>
          <w:bCs/>
          <w:sz w:val="20"/>
          <w:szCs w:val="24"/>
          <w:lang w:val="fr-CA"/>
        </w:rPr>
      </w:pPr>
      <w:r w:rsidRPr="003F75C0">
        <w:rPr>
          <w:b/>
          <w:bCs/>
          <w:sz w:val="20"/>
          <w:szCs w:val="24"/>
          <w:lang w:val="fr-CA"/>
        </w:rPr>
        <w:t>L</w:t>
      </w:r>
      <w:r w:rsidR="00F532FE" w:rsidRPr="003F75C0">
        <w:rPr>
          <w:b/>
          <w:bCs/>
          <w:sz w:val="20"/>
          <w:szCs w:val="24"/>
          <w:lang w:val="fr-CA"/>
        </w:rPr>
        <w:t xml:space="preserve">a confirmation </w:t>
      </w:r>
      <w:r w:rsidR="003E37DC" w:rsidRPr="003F75C0">
        <w:rPr>
          <w:b/>
          <w:bCs/>
          <w:sz w:val="20"/>
          <w:szCs w:val="24"/>
          <w:lang w:val="fr-CA"/>
        </w:rPr>
        <w:t>par le</w:t>
      </w:r>
      <w:r w:rsidR="00F532FE" w:rsidRPr="003F75C0">
        <w:rPr>
          <w:b/>
          <w:bCs/>
          <w:sz w:val="20"/>
          <w:szCs w:val="24"/>
          <w:lang w:val="fr-CA"/>
        </w:rPr>
        <w:t xml:space="preserve"> bureau de l’IA du respect des </w:t>
      </w:r>
      <w:r w:rsidR="00101FF0" w:rsidRPr="003F75C0">
        <w:rPr>
          <w:b/>
          <w:bCs/>
          <w:sz w:val="20"/>
          <w:szCs w:val="24"/>
          <w:lang w:val="fr-CA"/>
        </w:rPr>
        <w:t xml:space="preserve">conditions </w:t>
      </w:r>
      <w:r w:rsidR="003E37DC" w:rsidRPr="003F75C0">
        <w:rPr>
          <w:b/>
          <w:bCs/>
          <w:sz w:val="20"/>
          <w:szCs w:val="24"/>
          <w:lang w:val="fr-CA"/>
        </w:rPr>
        <w:t>d’approbation,</w:t>
      </w:r>
      <w:r w:rsidR="00101FF0" w:rsidRPr="003F75C0">
        <w:rPr>
          <w:b/>
          <w:bCs/>
          <w:sz w:val="20"/>
          <w:szCs w:val="24"/>
          <w:lang w:val="fr-CA"/>
        </w:rPr>
        <w:t xml:space="preserve"> </w:t>
      </w:r>
      <w:r w:rsidR="009D6F44" w:rsidRPr="003F75C0">
        <w:rPr>
          <w:b/>
          <w:bCs/>
          <w:sz w:val="20"/>
          <w:szCs w:val="24"/>
          <w:lang w:val="fr-CA"/>
        </w:rPr>
        <w:t>dans les échéanciers prescrits</w:t>
      </w:r>
      <w:r w:rsidR="003E37DC" w:rsidRPr="003F75C0">
        <w:rPr>
          <w:b/>
          <w:bCs/>
          <w:sz w:val="20"/>
          <w:szCs w:val="24"/>
          <w:lang w:val="fr-CA"/>
        </w:rPr>
        <w:t>,</w:t>
      </w:r>
      <w:r w:rsidR="009D6F44" w:rsidRPr="003F75C0">
        <w:rPr>
          <w:b/>
          <w:bCs/>
          <w:sz w:val="20"/>
          <w:szCs w:val="24"/>
          <w:lang w:val="fr-CA"/>
        </w:rPr>
        <w:t xml:space="preserve"> </w:t>
      </w:r>
      <w:r w:rsidR="00F81C84" w:rsidRPr="003F75C0">
        <w:rPr>
          <w:b/>
          <w:bCs/>
          <w:sz w:val="20"/>
          <w:szCs w:val="24"/>
          <w:lang w:val="fr-CA"/>
        </w:rPr>
        <w:t>telles que décrites à</w:t>
      </w:r>
      <w:r w:rsidR="004068F3" w:rsidRPr="003F75C0">
        <w:rPr>
          <w:b/>
          <w:bCs/>
          <w:sz w:val="20"/>
          <w:szCs w:val="24"/>
          <w:lang w:val="fr-CA"/>
        </w:rPr>
        <w:t xml:space="preserve"> l</w:t>
      </w:r>
      <w:r w:rsidR="00683010">
        <w:rPr>
          <w:b/>
          <w:bCs/>
          <w:sz w:val="20"/>
          <w:szCs w:val="24"/>
          <w:lang w:val="fr-CA"/>
        </w:rPr>
        <w:t>’Annexe E</w:t>
      </w:r>
      <w:r w:rsidR="003F75C0" w:rsidRPr="003F75C0">
        <w:rPr>
          <w:b/>
          <w:bCs/>
          <w:sz w:val="20"/>
          <w:szCs w:val="24"/>
          <w:lang w:val="fr-CA"/>
        </w:rPr>
        <w:t>.</w:t>
      </w:r>
      <w:r w:rsidR="003F75C0">
        <w:rPr>
          <w:b/>
          <w:bCs/>
          <w:sz w:val="20"/>
          <w:szCs w:val="24"/>
          <w:lang w:val="fr-CA"/>
        </w:rPr>
        <w:br/>
      </w:r>
    </w:p>
    <w:p w14:paraId="55184A4F" w14:textId="77777777" w:rsidR="007F2F74" w:rsidRDefault="007F2F74" w:rsidP="003F75C0">
      <w:pPr>
        <w:numPr>
          <w:ilvl w:val="0"/>
          <w:numId w:val="0"/>
        </w:numPr>
        <w:spacing w:after="0" w:line="240" w:lineRule="auto"/>
        <w:rPr>
          <w:sz w:val="20"/>
          <w:szCs w:val="24"/>
          <w:lang w:val="fr-CA"/>
        </w:rPr>
      </w:pPr>
    </w:p>
    <w:p w14:paraId="7C1B714E" w14:textId="77777777" w:rsidR="00AC4BD1" w:rsidDel="0059301B" w:rsidRDefault="00AC4BD1" w:rsidP="003F75C0">
      <w:pPr>
        <w:numPr>
          <w:ilvl w:val="0"/>
          <w:numId w:val="0"/>
        </w:numPr>
        <w:spacing w:after="0" w:line="240" w:lineRule="auto"/>
        <w:rPr>
          <w:del w:id="44" w:author="Simon Cloutier" w:date="2026-08-25T17:01:00Z" w16du:dateUtc="2026-08-25T21:01:00Z"/>
          <w:sz w:val="20"/>
          <w:szCs w:val="24"/>
          <w:lang w:val="fr-CA"/>
        </w:rPr>
      </w:pPr>
    </w:p>
    <w:p w14:paraId="1F40B3BF" w14:textId="77777777" w:rsidR="00AC4BD1" w:rsidDel="0059301B" w:rsidRDefault="00AC4BD1" w:rsidP="003F75C0">
      <w:pPr>
        <w:numPr>
          <w:ilvl w:val="0"/>
          <w:numId w:val="0"/>
        </w:numPr>
        <w:spacing w:after="0" w:line="240" w:lineRule="auto"/>
        <w:rPr>
          <w:del w:id="45" w:author="Simon Cloutier" w:date="2026-08-25T17:01:00Z" w16du:dateUtc="2026-08-25T21:01:00Z"/>
          <w:sz w:val="20"/>
          <w:szCs w:val="24"/>
          <w:lang w:val="fr-CA"/>
        </w:rPr>
      </w:pPr>
    </w:p>
    <w:p w14:paraId="776CD827" w14:textId="77777777" w:rsidR="00AC4BD1" w:rsidDel="0059301B" w:rsidRDefault="00AC4BD1" w:rsidP="003F75C0">
      <w:pPr>
        <w:numPr>
          <w:ilvl w:val="0"/>
          <w:numId w:val="0"/>
        </w:numPr>
        <w:spacing w:after="0" w:line="240" w:lineRule="auto"/>
        <w:rPr>
          <w:del w:id="46" w:author="Simon Cloutier" w:date="2026-08-25T17:01:00Z" w16du:dateUtc="2026-08-25T21:01:00Z"/>
          <w:sz w:val="20"/>
          <w:szCs w:val="24"/>
          <w:lang w:val="fr-CA"/>
        </w:rPr>
      </w:pPr>
    </w:p>
    <w:p w14:paraId="0139A8FF" w14:textId="77777777" w:rsidR="00AC4BD1" w:rsidDel="0059301B" w:rsidRDefault="00AC4BD1" w:rsidP="003F75C0">
      <w:pPr>
        <w:numPr>
          <w:ilvl w:val="0"/>
          <w:numId w:val="0"/>
        </w:numPr>
        <w:spacing w:after="0" w:line="240" w:lineRule="auto"/>
        <w:rPr>
          <w:del w:id="47" w:author="Simon Cloutier" w:date="2026-08-25T17:01:00Z" w16du:dateUtc="2026-08-25T21:01:00Z"/>
          <w:sz w:val="20"/>
          <w:szCs w:val="24"/>
          <w:lang w:val="fr-CA"/>
        </w:rPr>
      </w:pPr>
    </w:p>
    <w:p w14:paraId="67FB5257" w14:textId="77777777" w:rsidR="00AC4BD1" w:rsidRPr="00683010" w:rsidDel="0059301B" w:rsidRDefault="00AC4BD1" w:rsidP="003F75C0">
      <w:pPr>
        <w:numPr>
          <w:ilvl w:val="0"/>
          <w:numId w:val="0"/>
        </w:numPr>
        <w:spacing w:after="0" w:line="240" w:lineRule="auto"/>
        <w:rPr>
          <w:del w:id="48" w:author="Simon Cloutier" w:date="2026-08-25T17:01:00Z" w16du:dateUtc="2026-08-25T21:01:00Z"/>
          <w:sz w:val="20"/>
          <w:szCs w:val="24"/>
          <w:lang w:val="fr-CA"/>
        </w:rPr>
      </w:pPr>
    </w:p>
    <w:p w14:paraId="6B2CD0FE" w14:textId="77777777" w:rsidR="00995EA5" w:rsidRDefault="00995EA5" w:rsidP="003F75C0">
      <w:pPr>
        <w:keepNext/>
        <w:numPr>
          <w:ilvl w:val="0"/>
          <w:numId w:val="0"/>
        </w:numPr>
        <w:spacing w:after="0" w:line="240" w:lineRule="auto"/>
        <w:rPr>
          <w:b/>
          <w:color w:val="0B2C5B"/>
          <w:sz w:val="28"/>
          <w:szCs w:val="24"/>
          <w:lang w:val="fr-CA"/>
        </w:rPr>
      </w:pPr>
    </w:p>
    <w:p w14:paraId="3BDD222C" w14:textId="77777777" w:rsidR="003F75C0" w:rsidRDefault="003F75C0" w:rsidP="003F75C0">
      <w:pPr>
        <w:keepNext/>
        <w:numPr>
          <w:ilvl w:val="0"/>
          <w:numId w:val="0"/>
        </w:numPr>
        <w:spacing w:after="0" w:line="240" w:lineRule="auto"/>
        <w:rPr>
          <w:b/>
          <w:color w:val="0B2C5B"/>
          <w:sz w:val="28"/>
          <w:szCs w:val="24"/>
          <w:lang w:val="fr-CA"/>
        </w:rPr>
      </w:pPr>
    </w:p>
    <w:p w14:paraId="1FE79E4E" w14:textId="6E729478" w:rsidR="007F2F74" w:rsidRDefault="00101FF0" w:rsidP="003F75C0">
      <w:pPr>
        <w:keepNext/>
        <w:numPr>
          <w:ilvl w:val="0"/>
          <w:numId w:val="0"/>
        </w:numPr>
        <w:spacing w:after="0" w:line="240" w:lineRule="auto"/>
        <w:rPr>
          <w:b/>
          <w:color w:val="0B2C5B"/>
          <w:sz w:val="28"/>
          <w:szCs w:val="24"/>
          <w:lang w:val="fr-CA"/>
        </w:rPr>
      </w:pPr>
      <w:r w:rsidRPr="00382C51">
        <w:rPr>
          <w:b/>
          <w:color w:val="0B2C5B"/>
          <w:sz w:val="28"/>
          <w:szCs w:val="24"/>
          <w:lang w:val="fr-CA"/>
        </w:rPr>
        <w:t>PLAN DE DÉPLOIEMENT ET MÉCANISMES DE SUIVI</w:t>
      </w:r>
    </w:p>
    <w:p w14:paraId="75ECE19D" w14:textId="77777777" w:rsidR="003F75C0" w:rsidRPr="00382C51" w:rsidRDefault="003F75C0" w:rsidP="003F75C0">
      <w:pPr>
        <w:keepNext/>
        <w:numPr>
          <w:ilvl w:val="0"/>
          <w:numId w:val="0"/>
        </w:numPr>
        <w:spacing w:after="0" w:line="240" w:lineRule="auto"/>
        <w:rPr>
          <w:sz w:val="20"/>
          <w:szCs w:val="24"/>
          <w:lang w:val="fr-CA"/>
        </w:rPr>
      </w:pPr>
    </w:p>
    <w:p w14:paraId="13B0D581" w14:textId="77777777" w:rsidR="007F2F74" w:rsidRPr="00382C51" w:rsidRDefault="00101FF0" w:rsidP="003F75C0">
      <w:pPr>
        <w:numPr>
          <w:ilvl w:val="0"/>
          <w:numId w:val="0"/>
        </w:numPr>
        <w:spacing w:after="0" w:line="240" w:lineRule="auto"/>
        <w:rPr>
          <w:sz w:val="20"/>
          <w:szCs w:val="24"/>
          <w:lang w:val="fr-CA"/>
        </w:rPr>
      </w:pPr>
      <w:r w:rsidRPr="00382C51">
        <w:rPr>
          <w:sz w:val="20"/>
          <w:szCs w:val="24"/>
          <w:lang w:val="fr-CA"/>
        </w:rPr>
        <w:t>Le plan complet figure à l'Annexe D. Trois phases sur environ six mois, avec un suivi structuré.</w:t>
      </w:r>
    </w:p>
    <w:tbl>
      <w:tblPr>
        <w:tblStyle w:val="TableNormal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24"/>
        <w:gridCol w:w="5400"/>
        <w:gridCol w:w="1728"/>
      </w:tblGrid>
      <w:tr w:rsidR="007F2F74" w:rsidRPr="00A17E30" w14:paraId="00DF1615" w14:textId="77777777" w:rsidTr="00894EA3">
        <w:trPr>
          <w:tblHeader/>
          <w:jc w:val="center"/>
        </w:trPr>
        <w:tc>
          <w:tcPr>
            <w:tcW w:w="3024" w:type="dxa"/>
            <w:shd w:val="clear" w:color="auto" w:fill="0B2C5B"/>
            <w:tcMar>
              <w:top w:w="80" w:type="dxa"/>
              <w:left w:w="80" w:type="dxa"/>
              <w:bottom w:w="80" w:type="dxa"/>
              <w:right w:w="80" w:type="dxa"/>
            </w:tcMar>
            <w:vAlign w:val="center"/>
          </w:tcPr>
          <w:p w14:paraId="01FB6E10" w14:textId="77777777" w:rsidR="007F2F74" w:rsidRPr="00382C51" w:rsidRDefault="00101FF0" w:rsidP="003F75C0">
            <w:pPr>
              <w:numPr>
                <w:ilvl w:val="0"/>
                <w:numId w:val="0"/>
              </w:numPr>
              <w:spacing w:after="0" w:line="240" w:lineRule="auto"/>
              <w:jc w:val="center"/>
              <w:rPr>
                <w:sz w:val="20"/>
                <w:szCs w:val="20"/>
              </w:rPr>
            </w:pPr>
            <w:r w:rsidRPr="00382C51">
              <w:rPr>
                <w:b/>
                <w:color w:val="FFFFFF"/>
                <w:sz w:val="20"/>
                <w:szCs w:val="20"/>
              </w:rPr>
              <w:t>Phase</w:t>
            </w:r>
          </w:p>
        </w:tc>
        <w:tc>
          <w:tcPr>
            <w:tcW w:w="5400" w:type="dxa"/>
            <w:shd w:val="clear" w:color="auto" w:fill="0B2C5B"/>
            <w:tcMar>
              <w:top w:w="80" w:type="dxa"/>
              <w:left w:w="80" w:type="dxa"/>
              <w:bottom w:w="80" w:type="dxa"/>
              <w:right w:w="80" w:type="dxa"/>
            </w:tcMar>
            <w:vAlign w:val="center"/>
          </w:tcPr>
          <w:p w14:paraId="25BA1822" w14:textId="77777777" w:rsidR="007F2F74" w:rsidRPr="00382C51" w:rsidRDefault="00101FF0" w:rsidP="003F75C0">
            <w:pPr>
              <w:numPr>
                <w:ilvl w:val="0"/>
                <w:numId w:val="0"/>
              </w:numPr>
              <w:spacing w:after="0" w:line="240" w:lineRule="auto"/>
              <w:jc w:val="center"/>
              <w:rPr>
                <w:sz w:val="20"/>
                <w:szCs w:val="20"/>
              </w:rPr>
            </w:pPr>
            <w:r w:rsidRPr="00382C51">
              <w:rPr>
                <w:b/>
                <w:color w:val="FFFFFF"/>
                <w:sz w:val="20"/>
                <w:szCs w:val="20"/>
              </w:rPr>
              <w:t>Contenu</w:t>
            </w:r>
          </w:p>
        </w:tc>
        <w:tc>
          <w:tcPr>
            <w:tcW w:w="1728" w:type="dxa"/>
            <w:shd w:val="clear" w:color="auto" w:fill="0B2C5B"/>
            <w:tcMar>
              <w:top w:w="80" w:type="dxa"/>
              <w:left w:w="80" w:type="dxa"/>
              <w:bottom w:w="80" w:type="dxa"/>
              <w:right w:w="80" w:type="dxa"/>
            </w:tcMar>
            <w:vAlign w:val="center"/>
          </w:tcPr>
          <w:p w14:paraId="6F3C8C4B" w14:textId="77777777" w:rsidR="007F2F74" w:rsidRPr="00382C51" w:rsidRDefault="00101FF0" w:rsidP="003F75C0">
            <w:pPr>
              <w:numPr>
                <w:ilvl w:val="0"/>
                <w:numId w:val="0"/>
              </w:numPr>
              <w:spacing w:after="0" w:line="240" w:lineRule="auto"/>
              <w:jc w:val="center"/>
              <w:rPr>
                <w:sz w:val="20"/>
                <w:szCs w:val="20"/>
              </w:rPr>
            </w:pPr>
            <w:r w:rsidRPr="00382C51">
              <w:rPr>
                <w:b/>
                <w:color w:val="FFFFFF"/>
                <w:sz w:val="20"/>
                <w:szCs w:val="20"/>
              </w:rPr>
              <w:t>Horizon</w:t>
            </w:r>
          </w:p>
        </w:tc>
      </w:tr>
      <w:tr w:rsidR="007F2F74" w:rsidRPr="00A17E30" w14:paraId="27A15B89" w14:textId="77777777" w:rsidTr="00A55DA4">
        <w:trPr>
          <w:cantSplit/>
          <w:jc w:val="center"/>
        </w:trPr>
        <w:tc>
          <w:tcPr>
            <w:tcW w:w="3024" w:type="dxa"/>
            <w:shd w:val="clear" w:color="auto" w:fill="FFFFFF" w:themeFill="background1"/>
            <w:tcMar>
              <w:top w:w="80" w:type="dxa"/>
              <w:left w:w="80" w:type="dxa"/>
              <w:bottom w:w="80" w:type="dxa"/>
              <w:right w:w="80" w:type="dxa"/>
            </w:tcMar>
            <w:vAlign w:val="center"/>
          </w:tcPr>
          <w:p w14:paraId="095EC86C" w14:textId="77777777" w:rsidR="007F2F74" w:rsidRPr="00382C51" w:rsidRDefault="00101FF0" w:rsidP="003F75C0">
            <w:pPr>
              <w:numPr>
                <w:ilvl w:val="0"/>
                <w:numId w:val="0"/>
              </w:numPr>
              <w:spacing w:after="0" w:line="240" w:lineRule="auto"/>
              <w:rPr>
                <w:sz w:val="20"/>
                <w:szCs w:val="20"/>
              </w:rPr>
            </w:pPr>
            <w:r w:rsidRPr="00382C51">
              <w:rPr>
                <w:b/>
                <w:color w:val="0B2C5B"/>
                <w:sz w:val="20"/>
                <w:szCs w:val="20"/>
              </w:rPr>
              <w:t>Phase 0 — Conditions préalables</w:t>
            </w:r>
          </w:p>
        </w:tc>
        <w:tc>
          <w:tcPr>
            <w:tcW w:w="5400" w:type="dxa"/>
            <w:shd w:val="clear" w:color="auto" w:fill="FFFFFF" w:themeFill="background1"/>
            <w:tcMar>
              <w:top w:w="80" w:type="dxa"/>
              <w:left w:w="80" w:type="dxa"/>
              <w:bottom w:w="80" w:type="dxa"/>
              <w:right w:w="80" w:type="dxa"/>
            </w:tcMar>
            <w:vAlign w:val="center"/>
          </w:tcPr>
          <w:p w14:paraId="143B91D5" w14:textId="199F769B" w:rsidR="007F2F74" w:rsidRPr="00382C51" w:rsidRDefault="00101FF0" w:rsidP="003F75C0">
            <w:pPr>
              <w:numPr>
                <w:ilvl w:val="0"/>
                <w:numId w:val="0"/>
              </w:numPr>
              <w:spacing w:after="0" w:line="240" w:lineRule="auto"/>
              <w:rPr>
                <w:sz w:val="20"/>
                <w:szCs w:val="20"/>
                <w:lang w:val="fr-CA"/>
              </w:rPr>
            </w:pPr>
            <w:r w:rsidRPr="00382C51">
              <w:rPr>
                <w:sz w:val="20"/>
                <w:szCs w:val="20"/>
                <w:lang w:val="fr-CA"/>
              </w:rPr>
              <w:t xml:space="preserve">Conditions </w:t>
            </w:r>
            <w:r w:rsidR="00D93666" w:rsidRPr="00382C51">
              <w:rPr>
                <w:sz w:val="20"/>
                <w:szCs w:val="20"/>
                <w:lang w:val="fr-CA"/>
              </w:rPr>
              <w:t xml:space="preserve">pré déploiement </w:t>
            </w:r>
            <w:r w:rsidR="00850696" w:rsidRPr="00382C51">
              <w:rPr>
                <w:sz w:val="20"/>
                <w:szCs w:val="20"/>
                <w:lang w:val="fr-CA"/>
              </w:rPr>
              <w:t xml:space="preserve">de la section </w:t>
            </w:r>
            <w:r w:rsidR="001061AB" w:rsidRPr="00382C51">
              <w:rPr>
                <w:sz w:val="20"/>
                <w:szCs w:val="20"/>
                <w:lang w:val="fr-CA"/>
              </w:rPr>
              <w:t>3</w:t>
            </w:r>
            <w:r w:rsidR="00850696" w:rsidRPr="00382C51">
              <w:rPr>
                <w:sz w:val="20"/>
                <w:szCs w:val="20"/>
                <w:lang w:val="fr-CA"/>
              </w:rPr>
              <w:t xml:space="preserve"> remplies </w:t>
            </w:r>
          </w:p>
        </w:tc>
        <w:tc>
          <w:tcPr>
            <w:tcW w:w="1728" w:type="dxa"/>
            <w:shd w:val="clear" w:color="auto" w:fill="FFFFFF" w:themeFill="background1"/>
            <w:tcMar>
              <w:top w:w="80" w:type="dxa"/>
              <w:left w:w="80" w:type="dxa"/>
              <w:bottom w:w="80" w:type="dxa"/>
              <w:right w:w="80" w:type="dxa"/>
            </w:tcMar>
            <w:vAlign w:val="center"/>
          </w:tcPr>
          <w:p w14:paraId="4C565901" w14:textId="02C26EA8" w:rsidR="007F2F74" w:rsidRPr="00382C51" w:rsidRDefault="00101FF0" w:rsidP="003F75C0">
            <w:pPr>
              <w:numPr>
                <w:ilvl w:val="0"/>
                <w:numId w:val="0"/>
              </w:numPr>
              <w:spacing w:after="0" w:line="240" w:lineRule="auto"/>
              <w:rPr>
                <w:sz w:val="20"/>
                <w:szCs w:val="20"/>
              </w:rPr>
            </w:pPr>
            <w:r w:rsidRPr="00382C51">
              <w:rPr>
                <w:sz w:val="20"/>
                <w:szCs w:val="20"/>
              </w:rPr>
              <w:t>3 à 4 semaines</w:t>
            </w:r>
            <w:r w:rsidR="00A55DA4" w:rsidRPr="00382C51">
              <w:rPr>
                <w:sz w:val="20"/>
                <w:szCs w:val="20"/>
              </w:rPr>
              <w:t xml:space="preserve"> avant déploiement</w:t>
            </w:r>
          </w:p>
        </w:tc>
      </w:tr>
      <w:tr w:rsidR="007F2F74" w:rsidRPr="00A17E30" w14:paraId="73469899" w14:textId="77777777" w:rsidTr="00A55DA4">
        <w:trPr>
          <w:cantSplit/>
          <w:jc w:val="center"/>
        </w:trPr>
        <w:tc>
          <w:tcPr>
            <w:tcW w:w="3024" w:type="dxa"/>
            <w:shd w:val="clear" w:color="auto" w:fill="FFFFFF" w:themeFill="background1"/>
            <w:tcMar>
              <w:top w:w="80" w:type="dxa"/>
              <w:left w:w="80" w:type="dxa"/>
              <w:bottom w:w="80" w:type="dxa"/>
              <w:right w:w="80" w:type="dxa"/>
            </w:tcMar>
            <w:vAlign w:val="center"/>
          </w:tcPr>
          <w:p w14:paraId="74416298" w14:textId="77777777" w:rsidR="007F2F74" w:rsidRPr="00382C51" w:rsidRDefault="00101FF0" w:rsidP="003F75C0">
            <w:pPr>
              <w:numPr>
                <w:ilvl w:val="0"/>
                <w:numId w:val="0"/>
              </w:numPr>
              <w:spacing w:after="0" w:line="240" w:lineRule="auto"/>
              <w:rPr>
                <w:sz w:val="20"/>
                <w:szCs w:val="20"/>
              </w:rPr>
            </w:pPr>
            <w:r w:rsidRPr="00382C51">
              <w:rPr>
                <w:b/>
                <w:color w:val="0B2C5B"/>
                <w:sz w:val="20"/>
                <w:szCs w:val="20"/>
              </w:rPr>
              <w:t>Phase 1 — Activation générale</w:t>
            </w:r>
          </w:p>
        </w:tc>
        <w:tc>
          <w:tcPr>
            <w:tcW w:w="5400" w:type="dxa"/>
            <w:shd w:val="clear" w:color="auto" w:fill="FFFFFF" w:themeFill="background1"/>
            <w:tcMar>
              <w:top w:w="80" w:type="dxa"/>
              <w:left w:w="80" w:type="dxa"/>
              <w:bottom w:w="80" w:type="dxa"/>
              <w:right w:w="80" w:type="dxa"/>
            </w:tcMar>
            <w:vAlign w:val="center"/>
          </w:tcPr>
          <w:p w14:paraId="3F2A2181" w14:textId="77777777" w:rsidR="00693826" w:rsidRPr="00382C51" w:rsidRDefault="00101FF0" w:rsidP="003F75C0">
            <w:pPr>
              <w:numPr>
                <w:ilvl w:val="0"/>
                <w:numId w:val="0"/>
              </w:numPr>
              <w:spacing w:after="0" w:line="240" w:lineRule="auto"/>
              <w:rPr>
                <w:sz w:val="20"/>
                <w:szCs w:val="20"/>
                <w:lang w:val="fr-CA"/>
              </w:rPr>
            </w:pPr>
            <w:r w:rsidRPr="00382C51">
              <w:rPr>
                <w:sz w:val="20"/>
                <w:szCs w:val="20"/>
                <w:lang w:val="fr-CA"/>
              </w:rPr>
              <w:t>Déploiement à tous; parcours Copilot Pro comme cible; sans licence en exception.</w:t>
            </w:r>
            <w:r w:rsidR="004B1F5C" w:rsidRPr="00382C51">
              <w:rPr>
                <w:sz w:val="20"/>
                <w:szCs w:val="20"/>
                <w:lang w:val="fr-CA"/>
              </w:rPr>
              <w:t xml:space="preserve"> </w:t>
            </w:r>
          </w:p>
          <w:p w14:paraId="2FBC2BFC" w14:textId="77777777" w:rsidR="007F2F74" w:rsidRPr="00382C51" w:rsidRDefault="004B1F5C" w:rsidP="003F75C0">
            <w:pPr>
              <w:numPr>
                <w:ilvl w:val="0"/>
                <w:numId w:val="0"/>
              </w:numPr>
              <w:spacing w:after="0" w:line="240" w:lineRule="auto"/>
              <w:rPr>
                <w:sz w:val="20"/>
                <w:szCs w:val="20"/>
                <w:lang w:val="fr-CA"/>
              </w:rPr>
            </w:pPr>
            <w:r w:rsidRPr="00382C51">
              <w:rPr>
                <w:sz w:val="20"/>
                <w:szCs w:val="20"/>
                <w:lang w:val="fr-CA"/>
              </w:rPr>
              <w:t>Soutien renforcé. Suivi à 1 mois (formation, adoption, incidents).</w:t>
            </w:r>
          </w:p>
          <w:p w14:paraId="0B705A88" w14:textId="7E93CB22" w:rsidR="00693826" w:rsidRPr="00382C51" w:rsidRDefault="00693826" w:rsidP="003F75C0">
            <w:pPr>
              <w:numPr>
                <w:ilvl w:val="0"/>
                <w:numId w:val="0"/>
              </w:numPr>
              <w:spacing w:after="0" w:line="240" w:lineRule="auto"/>
              <w:rPr>
                <w:sz w:val="20"/>
                <w:szCs w:val="20"/>
                <w:lang w:val="fr-CA"/>
              </w:rPr>
            </w:pPr>
            <w:r w:rsidRPr="00382C51">
              <w:rPr>
                <w:sz w:val="20"/>
                <w:szCs w:val="20"/>
                <w:lang w:val="fr-CA"/>
              </w:rPr>
              <w:t>Activation de</w:t>
            </w:r>
            <w:r w:rsidR="001061AB" w:rsidRPr="00382C51">
              <w:rPr>
                <w:sz w:val="20"/>
                <w:szCs w:val="20"/>
                <w:lang w:val="fr-CA"/>
              </w:rPr>
              <w:t>s conditions liées à la gouvernance post déploiement de la section 3.</w:t>
            </w:r>
          </w:p>
        </w:tc>
        <w:tc>
          <w:tcPr>
            <w:tcW w:w="1728" w:type="dxa"/>
            <w:shd w:val="clear" w:color="auto" w:fill="FFFFFF" w:themeFill="background1"/>
            <w:tcMar>
              <w:top w:w="80" w:type="dxa"/>
              <w:left w:w="80" w:type="dxa"/>
              <w:bottom w:w="80" w:type="dxa"/>
              <w:right w:w="80" w:type="dxa"/>
            </w:tcMar>
            <w:vAlign w:val="center"/>
          </w:tcPr>
          <w:p w14:paraId="704DC9E0" w14:textId="38EC25E7" w:rsidR="007F2F74" w:rsidRPr="00382C51" w:rsidRDefault="00BE36CE" w:rsidP="003F75C0">
            <w:pPr>
              <w:numPr>
                <w:ilvl w:val="0"/>
                <w:numId w:val="0"/>
              </w:numPr>
              <w:spacing w:after="0" w:line="240" w:lineRule="auto"/>
              <w:rPr>
                <w:sz w:val="20"/>
                <w:szCs w:val="20"/>
              </w:rPr>
            </w:pPr>
            <w:r w:rsidRPr="00382C51">
              <w:rPr>
                <w:sz w:val="20"/>
                <w:szCs w:val="20"/>
              </w:rPr>
              <w:t>Mois 0 à 1</w:t>
            </w:r>
          </w:p>
        </w:tc>
      </w:tr>
      <w:tr w:rsidR="007F2F74" w:rsidRPr="00A17E30" w14:paraId="47E36AA8" w14:textId="77777777" w:rsidTr="00A55DA4">
        <w:trPr>
          <w:cantSplit/>
          <w:jc w:val="center"/>
        </w:trPr>
        <w:tc>
          <w:tcPr>
            <w:tcW w:w="3024" w:type="dxa"/>
            <w:shd w:val="clear" w:color="auto" w:fill="FFFFFF" w:themeFill="background1"/>
            <w:tcMar>
              <w:top w:w="80" w:type="dxa"/>
              <w:left w:w="80" w:type="dxa"/>
              <w:bottom w:w="80" w:type="dxa"/>
              <w:right w:w="80" w:type="dxa"/>
            </w:tcMar>
            <w:vAlign w:val="center"/>
          </w:tcPr>
          <w:p w14:paraId="76591A18" w14:textId="77777777" w:rsidR="007F2F74" w:rsidRPr="00382C51" w:rsidRDefault="00101FF0" w:rsidP="003F75C0">
            <w:pPr>
              <w:numPr>
                <w:ilvl w:val="0"/>
                <w:numId w:val="0"/>
              </w:numPr>
              <w:spacing w:after="0" w:line="240" w:lineRule="auto"/>
              <w:rPr>
                <w:sz w:val="20"/>
                <w:szCs w:val="20"/>
              </w:rPr>
            </w:pPr>
            <w:r w:rsidRPr="00382C51">
              <w:rPr>
                <w:b/>
                <w:color w:val="0B2C5B"/>
                <w:sz w:val="20"/>
                <w:szCs w:val="20"/>
              </w:rPr>
              <w:t>Phase 2 — Améliorations ciblées</w:t>
            </w:r>
          </w:p>
        </w:tc>
        <w:tc>
          <w:tcPr>
            <w:tcW w:w="5400" w:type="dxa"/>
            <w:shd w:val="clear" w:color="auto" w:fill="FFFFFF" w:themeFill="background1"/>
            <w:tcMar>
              <w:top w:w="80" w:type="dxa"/>
              <w:left w:w="80" w:type="dxa"/>
              <w:bottom w:w="80" w:type="dxa"/>
              <w:right w:w="80" w:type="dxa"/>
            </w:tcMar>
            <w:vAlign w:val="center"/>
          </w:tcPr>
          <w:p w14:paraId="534AF5F1" w14:textId="0FADB75E" w:rsidR="007F2F74" w:rsidRPr="00382C51" w:rsidRDefault="00101FF0" w:rsidP="003F75C0">
            <w:pPr>
              <w:numPr>
                <w:ilvl w:val="0"/>
                <w:numId w:val="0"/>
              </w:numPr>
              <w:spacing w:after="0" w:line="240" w:lineRule="auto"/>
              <w:rPr>
                <w:sz w:val="20"/>
                <w:szCs w:val="20"/>
                <w:lang w:val="fr-CA"/>
              </w:rPr>
            </w:pPr>
            <w:r w:rsidRPr="00382C51">
              <w:rPr>
                <w:sz w:val="20"/>
                <w:szCs w:val="20"/>
                <w:lang w:val="fr-CA"/>
              </w:rPr>
              <w:t>Reconnaissance vocale, glossaire</w:t>
            </w:r>
          </w:p>
        </w:tc>
        <w:tc>
          <w:tcPr>
            <w:tcW w:w="1728" w:type="dxa"/>
            <w:shd w:val="clear" w:color="auto" w:fill="FFFFFF" w:themeFill="background1"/>
            <w:tcMar>
              <w:top w:w="80" w:type="dxa"/>
              <w:left w:w="80" w:type="dxa"/>
              <w:bottom w:w="80" w:type="dxa"/>
              <w:right w:w="80" w:type="dxa"/>
            </w:tcMar>
            <w:vAlign w:val="center"/>
          </w:tcPr>
          <w:p w14:paraId="7DC9F5B0" w14:textId="77777777" w:rsidR="007F2F74" w:rsidRPr="00382C51" w:rsidRDefault="00101FF0" w:rsidP="003F75C0">
            <w:pPr>
              <w:numPr>
                <w:ilvl w:val="0"/>
                <w:numId w:val="0"/>
              </w:numPr>
              <w:spacing w:after="0" w:line="240" w:lineRule="auto"/>
              <w:rPr>
                <w:sz w:val="20"/>
                <w:szCs w:val="20"/>
              </w:rPr>
            </w:pPr>
            <w:r w:rsidRPr="00382C51">
              <w:rPr>
                <w:sz w:val="20"/>
                <w:szCs w:val="20"/>
              </w:rPr>
              <w:t>Mois 1 à 3</w:t>
            </w:r>
          </w:p>
        </w:tc>
      </w:tr>
      <w:tr w:rsidR="007F2F74" w:rsidRPr="00A17E30" w14:paraId="33F55119" w14:textId="77777777" w:rsidTr="00A55DA4">
        <w:trPr>
          <w:cantSplit/>
          <w:jc w:val="center"/>
        </w:trPr>
        <w:tc>
          <w:tcPr>
            <w:tcW w:w="3024" w:type="dxa"/>
            <w:shd w:val="clear" w:color="auto" w:fill="FFFFFF" w:themeFill="background1"/>
            <w:tcMar>
              <w:top w:w="80" w:type="dxa"/>
              <w:left w:w="80" w:type="dxa"/>
              <w:bottom w:w="80" w:type="dxa"/>
              <w:right w:w="80" w:type="dxa"/>
            </w:tcMar>
            <w:vAlign w:val="center"/>
          </w:tcPr>
          <w:p w14:paraId="7A7F8379" w14:textId="77777777" w:rsidR="007F2F74" w:rsidRPr="00382C51" w:rsidRDefault="00101FF0" w:rsidP="003F75C0">
            <w:pPr>
              <w:numPr>
                <w:ilvl w:val="0"/>
                <w:numId w:val="0"/>
              </w:numPr>
              <w:spacing w:after="0" w:line="240" w:lineRule="auto"/>
              <w:rPr>
                <w:sz w:val="20"/>
                <w:szCs w:val="20"/>
              </w:rPr>
            </w:pPr>
            <w:r w:rsidRPr="00382C51">
              <w:rPr>
                <w:b/>
                <w:color w:val="0B2C5B"/>
                <w:sz w:val="20"/>
                <w:szCs w:val="20"/>
              </w:rPr>
              <w:t>Phase 3 — Bilan et réévaluation</w:t>
            </w:r>
          </w:p>
        </w:tc>
        <w:tc>
          <w:tcPr>
            <w:tcW w:w="5400" w:type="dxa"/>
            <w:shd w:val="clear" w:color="auto" w:fill="FFFFFF" w:themeFill="background1"/>
            <w:tcMar>
              <w:top w:w="80" w:type="dxa"/>
              <w:left w:w="80" w:type="dxa"/>
              <w:bottom w:w="80" w:type="dxa"/>
              <w:right w:w="80" w:type="dxa"/>
            </w:tcMar>
            <w:vAlign w:val="center"/>
          </w:tcPr>
          <w:p w14:paraId="08E3AE00" w14:textId="77777777" w:rsidR="007F2F74" w:rsidRPr="00382C51" w:rsidRDefault="00101FF0" w:rsidP="003F75C0">
            <w:pPr>
              <w:numPr>
                <w:ilvl w:val="0"/>
                <w:numId w:val="0"/>
              </w:numPr>
              <w:spacing w:after="0" w:line="240" w:lineRule="auto"/>
              <w:rPr>
                <w:sz w:val="20"/>
                <w:szCs w:val="20"/>
                <w:lang w:val="fr-CA"/>
              </w:rPr>
            </w:pPr>
            <w:r w:rsidRPr="00382C51">
              <w:rPr>
                <w:sz w:val="20"/>
                <w:szCs w:val="20"/>
                <w:lang w:val="fr-CA"/>
              </w:rPr>
              <w:t>Bilan formel à 3 mois, recotation du risque, décision d’élargissement.</w:t>
            </w:r>
          </w:p>
        </w:tc>
        <w:tc>
          <w:tcPr>
            <w:tcW w:w="1728" w:type="dxa"/>
            <w:shd w:val="clear" w:color="auto" w:fill="FFFFFF" w:themeFill="background1"/>
            <w:tcMar>
              <w:top w:w="80" w:type="dxa"/>
              <w:left w:w="80" w:type="dxa"/>
              <w:bottom w:w="80" w:type="dxa"/>
              <w:right w:w="80" w:type="dxa"/>
            </w:tcMar>
            <w:vAlign w:val="center"/>
          </w:tcPr>
          <w:p w14:paraId="2196DEFD" w14:textId="77777777" w:rsidR="007F2F74" w:rsidRPr="00382C51" w:rsidRDefault="00101FF0" w:rsidP="003F75C0">
            <w:pPr>
              <w:numPr>
                <w:ilvl w:val="0"/>
                <w:numId w:val="0"/>
              </w:numPr>
              <w:spacing w:after="0" w:line="240" w:lineRule="auto"/>
              <w:rPr>
                <w:sz w:val="20"/>
                <w:szCs w:val="20"/>
              </w:rPr>
            </w:pPr>
            <w:r w:rsidRPr="00382C51">
              <w:rPr>
                <w:sz w:val="20"/>
                <w:szCs w:val="20"/>
              </w:rPr>
              <w:t>Mois 3, puis continu</w:t>
            </w:r>
          </w:p>
        </w:tc>
      </w:tr>
    </w:tbl>
    <w:p w14:paraId="3F7D5229" w14:textId="77777777" w:rsidR="007F2F74" w:rsidRDefault="007F2F74" w:rsidP="003F75C0">
      <w:pPr>
        <w:numPr>
          <w:ilvl w:val="0"/>
          <w:numId w:val="0"/>
        </w:numPr>
        <w:spacing w:after="0" w:line="240" w:lineRule="auto"/>
        <w:rPr>
          <w:sz w:val="20"/>
          <w:szCs w:val="24"/>
          <w:lang w:val="fr-CA"/>
        </w:rPr>
      </w:pPr>
    </w:p>
    <w:p w14:paraId="0EFA6418" w14:textId="77777777" w:rsidR="000F1EE0" w:rsidRPr="00B01E5C" w:rsidRDefault="000F1EE0" w:rsidP="003F75C0">
      <w:pPr>
        <w:numPr>
          <w:ilvl w:val="0"/>
          <w:numId w:val="0"/>
        </w:numPr>
        <w:spacing w:after="0" w:line="240" w:lineRule="auto"/>
        <w:rPr>
          <w:sz w:val="20"/>
          <w:szCs w:val="24"/>
          <w:lang w:val="fr-CA"/>
        </w:rPr>
      </w:pPr>
    </w:p>
    <w:p w14:paraId="3934444A" w14:textId="77777777" w:rsidR="003F75C0" w:rsidRDefault="003F75C0" w:rsidP="003F75C0">
      <w:pPr>
        <w:keepNext/>
        <w:numPr>
          <w:ilvl w:val="0"/>
          <w:numId w:val="0"/>
        </w:numPr>
        <w:spacing w:after="0" w:line="240" w:lineRule="auto"/>
        <w:rPr>
          <w:b/>
          <w:color w:val="0B2C5B"/>
          <w:sz w:val="28"/>
          <w:szCs w:val="24"/>
        </w:rPr>
      </w:pPr>
    </w:p>
    <w:p w14:paraId="45C5BB9F" w14:textId="646909E8" w:rsidR="007F2F74" w:rsidRDefault="00101FF0" w:rsidP="003F75C0">
      <w:pPr>
        <w:keepNext/>
        <w:numPr>
          <w:ilvl w:val="0"/>
          <w:numId w:val="0"/>
        </w:numPr>
        <w:spacing w:after="0" w:line="240" w:lineRule="auto"/>
        <w:rPr>
          <w:b/>
          <w:color w:val="0B2C5B"/>
          <w:sz w:val="28"/>
          <w:szCs w:val="24"/>
        </w:rPr>
      </w:pPr>
      <w:r w:rsidRPr="00382C51">
        <w:rPr>
          <w:b/>
          <w:color w:val="0B2C5B"/>
          <w:sz w:val="28"/>
          <w:szCs w:val="24"/>
        </w:rPr>
        <w:t>POSITIONNEMENT DE</w:t>
      </w:r>
      <w:r w:rsidR="00E565A2" w:rsidRPr="00382C51">
        <w:rPr>
          <w:b/>
          <w:color w:val="0B2C5B"/>
          <w:sz w:val="28"/>
          <w:szCs w:val="24"/>
        </w:rPr>
        <w:t xml:space="preserve">S </w:t>
      </w:r>
      <w:r w:rsidRPr="00382C51">
        <w:rPr>
          <w:b/>
          <w:color w:val="0B2C5B"/>
          <w:sz w:val="28"/>
          <w:szCs w:val="24"/>
        </w:rPr>
        <w:t>INSTANCE</w:t>
      </w:r>
      <w:r w:rsidR="00E565A2" w:rsidRPr="00382C51">
        <w:rPr>
          <w:b/>
          <w:color w:val="0B2C5B"/>
          <w:sz w:val="28"/>
          <w:szCs w:val="24"/>
        </w:rPr>
        <w:t>S</w:t>
      </w:r>
      <w:r w:rsidRPr="00382C51">
        <w:rPr>
          <w:b/>
          <w:color w:val="0B2C5B"/>
          <w:sz w:val="28"/>
          <w:szCs w:val="24"/>
        </w:rPr>
        <w:t xml:space="preserve"> APPROBATRICE</w:t>
      </w:r>
      <w:r w:rsidR="00E565A2" w:rsidRPr="00382C51">
        <w:rPr>
          <w:b/>
          <w:color w:val="0B2C5B"/>
          <w:sz w:val="28"/>
          <w:szCs w:val="24"/>
        </w:rPr>
        <w:t>S</w:t>
      </w:r>
    </w:p>
    <w:p w14:paraId="436DE603" w14:textId="77777777" w:rsidR="006F4526" w:rsidRPr="00382C51" w:rsidRDefault="006F4526" w:rsidP="003F75C0">
      <w:pPr>
        <w:keepNext/>
        <w:numPr>
          <w:ilvl w:val="0"/>
          <w:numId w:val="0"/>
        </w:numPr>
        <w:spacing w:after="0" w:line="240" w:lineRule="auto"/>
        <w:rPr>
          <w:sz w:val="20"/>
          <w:szCs w:val="24"/>
        </w:rPr>
      </w:pPr>
    </w:p>
    <w:tbl>
      <w:tblPr>
        <w:tblStyle w:val="TableNormal1"/>
        <w:tblW w:w="0" w:type="auto"/>
        <w:jc w:val="center"/>
        <w:tblLayout w:type="fixed"/>
        <w:tblLook w:val="04A0" w:firstRow="1" w:lastRow="0" w:firstColumn="1" w:lastColumn="0" w:noHBand="0" w:noVBand="1"/>
      </w:tblPr>
      <w:tblGrid>
        <w:gridCol w:w="2405"/>
        <w:gridCol w:w="6379"/>
        <w:gridCol w:w="1296"/>
      </w:tblGrid>
      <w:tr w:rsidR="007F2F74" w:rsidRPr="00A17E30" w14:paraId="381D9A9C" w14:textId="77777777" w:rsidTr="00F94F10">
        <w:trPr>
          <w:tblHeader/>
          <w:jc w:val="center"/>
        </w:trPr>
        <w:tc>
          <w:tcPr>
            <w:tcW w:w="2405" w:type="dxa"/>
            <w:tcBorders>
              <w:top w:val="single" w:sz="4" w:space="0" w:color="auto"/>
              <w:left w:val="single" w:sz="4" w:space="0" w:color="auto"/>
              <w:bottom w:val="single" w:sz="4" w:space="0" w:color="auto"/>
              <w:right w:val="single" w:sz="4" w:space="0" w:color="auto"/>
            </w:tcBorders>
            <w:shd w:val="clear" w:color="auto" w:fill="0B2C5B"/>
            <w:tcMar>
              <w:top w:w="80" w:type="dxa"/>
              <w:left w:w="80" w:type="dxa"/>
              <w:bottom w:w="80" w:type="dxa"/>
              <w:right w:w="80" w:type="dxa"/>
            </w:tcMar>
            <w:vAlign w:val="center"/>
          </w:tcPr>
          <w:p w14:paraId="4DBB9C9A" w14:textId="77777777" w:rsidR="007F2F74" w:rsidRPr="00382C51" w:rsidRDefault="00101FF0" w:rsidP="003F75C0">
            <w:pPr>
              <w:numPr>
                <w:ilvl w:val="0"/>
                <w:numId w:val="0"/>
              </w:numPr>
              <w:spacing w:after="0" w:line="240" w:lineRule="auto"/>
              <w:jc w:val="center"/>
              <w:rPr>
                <w:sz w:val="20"/>
                <w:szCs w:val="20"/>
              </w:rPr>
            </w:pPr>
            <w:r w:rsidRPr="00382C51">
              <w:rPr>
                <w:b/>
                <w:color w:val="FFFFFF"/>
                <w:sz w:val="20"/>
                <w:szCs w:val="20"/>
              </w:rPr>
              <w:t>Instance</w:t>
            </w:r>
          </w:p>
        </w:tc>
        <w:tc>
          <w:tcPr>
            <w:tcW w:w="6379" w:type="dxa"/>
            <w:tcBorders>
              <w:top w:val="single" w:sz="4" w:space="0" w:color="auto"/>
              <w:left w:val="single" w:sz="4" w:space="0" w:color="auto"/>
              <w:bottom w:val="single" w:sz="4" w:space="0" w:color="auto"/>
              <w:right w:val="single" w:sz="4" w:space="0" w:color="auto"/>
            </w:tcBorders>
            <w:shd w:val="clear" w:color="auto" w:fill="0B2C5B"/>
            <w:tcMar>
              <w:top w:w="80" w:type="dxa"/>
              <w:left w:w="80" w:type="dxa"/>
              <w:bottom w:w="80" w:type="dxa"/>
              <w:right w:w="80" w:type="dxa"/>
            </w:tcMar>
            <w:vAlign w:val="center"/>
          </w:tcPr>
          <w:p w14:paraId="3173919E" w14:textId="77777777" w:rsidR="007F2F74" w:rsidRPr="00382C51" w:rsidRDefault="00101FF0" w:rsidP="003F75C0">
            <w:pPr>
              <w:numPr>
                <w:ilvl w:val="0"/>
                <w:numId w:val="0"/>
              </w:numPr>
              <w:spacing w:after="0" w:line="240" w:lineRule="auto"/>
              <w:jc w:val="center"/>
              <w:rPr>
                <w:sz w:val="20"/>
                <w:szCs w:val="20"/>
              </w:rPr>
            </w:pPr>
            <w:r w:rsidRPr="00382C51">
              <w:rPr>
                <w:b/>
                <w:color w:val="FFFFFF"/>
                <w:sz w:val="20"/>
                <w:szCs w:val="20"/>
              </w:rPr>
              <w:t>Décision</w:t>
            </w:r>
          </w:p>
        </w:tc>
        <w:tc>
          <w:tcPr>
            <w:tcW w:w="1296" w:type="dxa"/>
            <w:tcBorders>
              <w:top w:val="single" w:sz="4" w:space="0" w:color="auto"/>
              <w:left w:val="single" w:sz="4" w:space="0" w:color="auto"/>
              <w:bottom w:val="single" w:sz="4" w:space="0" w:color="auto"/>
              <w:right w:val="single" w:sz="4" w:space="0" w:color="auto"/>
            </w:tcBorders>
            <w:shd w:val="clear" w:color="auto" w:fill="0B2C5B"/>
            <w:tcMar>
              <w:top w:w="80" w:type="dxa"/>
              <w:left w:w="80" w:type="dxa"/>
              <w:bottom w:w="80" w:type="dxa"/>
              <w:right w:w="80" w:type="dxa"/>
            </w:tcMar>
            <w:vAlign w:val="center"/>
          </w:tcPr>
          <w:p w14:paraId="39A633CA" w14:textId="77777777" w:rsidR="007F2F74" w:rsidRPr="00382C51" w:rsidRDefault="00101FF0" w:rsidP="003F75C0">
            <w:pPr>
              <w:numPr>
                <w:ilvl w:val="0"/>
                <w:numId w:val="0"/>
              </w:numPr>
              <w:spacing w:after="0" w:line="240" w:lineRule="auto"/>
              <w:jc w:val="center"/>
              <w:rPr>
                <w:sz w:val="20"/>
                <w:szCs w:val="20"/>
              </w:rPr>
            </w:pPr>
            <w:r w:rsidRPr="00382C51">
              <w:rPr>
                <w:b/>
                <w:color w:val="FFFFFF"/>
                <w:sz w:val="20"/>
                <w:szCs w:val="20"/>
              </w:rPr>
              <w:t>Date</w:t>
            </w:r>
          </w:p>
        </w:tc>
      </w:tr>
      <w:tr w:rsidR="00F00F30" w:rsidRPr="00F00F30" w14:paraId="6EFB2859" w14:textId="77777777" w:rsidTr="00F94F10">
        <w:trPr>
          <w:cantSplit/>
          <w:jc w:val="center"/>
        </w:trPr>
        <w:tc>
          <w:tcPr>
            <w:tcW w:w="2405" w:type="dxa"/>
            <w:tcBorders>
              <w:top w:val="single" w:sz="4" w:space="0" w:color="auto"/>
              <w:left w:val="single" w:sz="4" w:space="0" w:color="auto"/>
              <w:bottom w:val="single" w:sz="4" w:space="0" w:color="auto"/>
              <w:right w:val="single" w:sz="4" w:space="0" w:color="auto"/>
            </w:tcBorders>
            <w:shd w:val="clear" w:color="auto" w:fill="F8FAFC"/>
            <w:tcMar>
              <w:top w:w="80" w:type="dxa"/>
              <w:left w:w="80" w:type="dxa"/>
              <w:bottom w:w="80" w:type="dxa"/>
              <w:right w:w="80" w:type="dxa"/>
            </w:tcMar>
            <w:vAlign w:val="center"/>
          </w:tcPr>
          <w:p w14:paraId="2CEEE829" w14:textId="0044DC54" w:rsidR="00F00F30" w:rsidRPr="00382C51" w:rsidRDefault="00F00F30" w:rsidP="003F75C0">
            <w:pPr>
              <w:numPr>
                <w:ilvl w:val="0"/>
                <w:numId w:val="0"/>
              </w:numPr>
              <w:spacing w:after="0" w:line="240" w:lineRule="auto"/>
              <w:rPr>
                <w:b/>
                <w:color w:val="0B2C5B"/>
                <w:sz w:val="20"/>
                <w:szCs w:val="20"/>
              </w:rPr>
            </w:pPr>
            <w:r w:rsidRPr="00382C51">
              <w:rPr>
                <w:b/>
                <w:color w:val="0B2C5B"/>
                <w:sz w:val="20"/>
                <w:szCs w:val="20"/>
              </w:rPr>
              <w:t>Requérant</w:t>
            </w:r>
            <w:r w:rsidR="009623F8" w:rsidRPr="00382C51">
              <w:rPr>
                <w:b/>
                <w:color w:val="0B2C5B"/>
                <w:sz w:val="20"/>
                <w:szCs w:val="20"/>
              </w:rPr>
              <w:t xml:space="preserve"> – Stéphanie Vulgarides</w:t>
            </w:r>
          </w:p>
        </w:tc>
        <w:tc>
          <w:tcPr>
            <w:tcW w:w="637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4A112682" w14:textId="7B13F097" w:rsidR="00F00F30" w:rsidRPr="00382C51" w:rsidRDefault="00F00F30" w:rsidP="003F75C0">
            <w:pPr>
              <w:numPr>
                <w:ilvl w:val="0"/>
                <w:numId w:val="0"/>
              </w:numPr>
              <w:spacing w:after="0" w:line="240" w:lineRule="auto"/>
              <w:rPr>
                <w:sz w:val="20"/>
                <w:szCs w:val="20"/>
                <w:lang w:val="fr-CA"/>
              </w:rPr>
            </w:pPr>
            <w:r w:rsidRPr="00382C51">
              <w:rPr>
                <w:rFonts w:ascii="Segoe UI Symbol" w:hAnsi="Segoe UI Symbol" w:cs="Segoe UI Symbol"/>
                <w:sz w:val="20"/>
                <w:szCs w:val="20"/>
                <w:lang w:val="fr-CA"/>
              </w:rPr>
              <w:t>☐</w:t>
            </w:r>
            <w:r w:rsidRPr="00382C51">
              <w:rPr>
                <w:sz w:val="20"/>
                <w:szCs w:val="20"/>
                <w:lang w:val="fr-CA"/>
              </w:rPr>
              <w:t xml:space="preserve"> Accepte les conditions</w:t>
            </w:r>
          </w:p>
          <w:p w14:paraId="644D37BF" w14:textId="4701D840" w:rsidR="00F00F30" w:rsidRPr="00382C51" w:rsidRDefault="00F00F30" w:rsidP="003F75C0">
            <w:pPr>
              <w:numPr>
                <w:ilvl w:val="0"/>
                <w:numId w:val="0"/>
              </w:numPr>
              <w:spacing w:after="0" w:line="240" w:lineRule="auto"/>
              <w:rPr>
                <w:sz w:val="20"/>
                <w:szCs w:val="20"/>
                <w:lang w:val="fr-CA"/>
              </w:rPr>
            </w:pPr>
            <w:r w:rsidRPr="00382C51">
              <w:rPr>
                <w:rFonts w:ascii="Segoe UI Symbol" w:hAnsi="Segoe UI Symbol" w:cs="Segoe UI Symbol"/>
                <w:sz w:val="20"/>
                <w:szCs w:val="20"/>
                <w:lang w:val="fr-CA"/>
              </w:rPr>
              <w:t>☐</w:t>
            </w:r>
            <w:r w:rsidRPr="00382C51">
              <w:rPr>
                <w:sz w:val="20"/>
                <w:szCs w:val="20"/>
                <w:lang w:val="fr-CA"/>
              </w:rPr>
              <w:t xml:space="preserve"> Refuse les conditions</w:t>
            </w:r>
          </w:p>
        </w:tc>
        <w:tc>
          <w:tcPr>
            <w:tcW w:w="129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016085D7" w14:textId="15BC88ED" w:rsidR="00F00F30" w:rsidRPr="00382C51" w:rsidRDefault="00EF3D9B" w:rsidP="003F75C0">
            <w:pPr>
              <w:numPr>
                <w:ilvl w:val="0"/>
                <w:numId w:val="0"/>
              </w:numPr>
              <w:spacing w:after="0" w:line="240" w:lineRule="auto"/>
              <w:rPr>
                <w:sz w:val="20"/>
                <w:szCs w:val="20"/>
                <w:lang w:val="fr-CA"/>
              </w:rPr>
            </w:pPr>
            <w:r w:rsidRPr="00382C51">
              <w:rPr>
                <w:sz w:val="20"/>
                <w:szCs w:val="20"/>
              </w:rPr>
              <w:t>__________</w:t>
            </w:r>
          </w:p>
        </w:tc>
      </w:tr>
      <w:tr w:rsidR="004058FA" w:rsidRPr="004058FA" w14:paraId="31A75472" w14:textId="77777777" w:rsidTr="00F94F10">
        <w:trPr>
          <w:cantSplit/>
          <w:jc w:val="center"/>
        </w:trPr>
        <w:tc>
          <w:tcPr>
            <w:tcW w:w="2405" w:type="dxa"/>
            <w:tcBorders>
              <w:top w:val="single" w:sz="4" w:space="0" w:color="auto"/>
              <w:left w:val="single" w:sz="4" w:space="0" w:color="auto"/>
              <w:bottom w:val="single" w:sz="4" w:space="0" w:color="auto"/>
              <w:right w:val="single" w:sz="4" w:space="0" w:color="auto"/>
            </w:tcBorders>
            <w:shd w:val="clear" w:color="auto" w:fill="F8FAFC"/>
            <w:tcMar>
              <w:top w:w="80" w:type="dxa"/>
              <w:left w:w="80" w:type="dxa"/>
              <w:bottom w:w="80" w:type="dxa"/>
              <w:right w:w="80" w:type="dxa"/>
            </w:tcMar>
            <w:vAlign w:val="center"/>
          </w:tcPr>
          <w:p w14:paraId="15FD61DE" w14:textId="6312660D" w:rsidR="004058FA" w:rsidRPr="00382C51" w:rsidRDefault="004058FA" w:rsidP="004058FA">
            <w:pPr>
              <w:numPr>
                <w:ilvl w:val="0"/>
                <w:numId w:val="0"/>
              </w:numPr>
              <w:spacing w:after="0" w:line="240" w:lineRule="auto"/>
              <w:rPr>
                <w:b/>
                <w:color w:val="0B2C5B"/>
                <w:sz w:val="20"/>
                <w:szCs w:val="20"/>
              </w:rPr>
            </w:pPr>
            <w:r>
              <w:rPr>
                <w:b/>
                <w:color w:val="0B2C5B"/>
                <w:sz w:val="20"/>
                <w:szCs w:val="20"/>
              </w:rPr>
              <w:t>Responsible IA – Mia Homsy</w:t>
            </w:r>
          </w:p>
        </w:tc>
        <w:tc>
          <w:tcPr>
            <w:tcW w:w="637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3814153D" w14:textId="49CA60BE" w:rsidR="004058FA" w:rsidRPr="00382C51" w:rsidRDefault="004058FA" w:rsidP="004058FA">
            <w:pPr>
              <w:numPr>
                <w:ilvl w:val="0"/>
                <w:numId w:val="0"/>
              </w:numPr>
              <w:spacing w:after="0" w:line="240" w:lineRule="auto"/>
              <w:rPr>
                <w:sz w:val="20"/>
                <w:szCs w:val="20"/>
                <w:lang w:val="fr-CA"/>
              </w:rPr>
            </w:pPr>
            <w:r w:rsidRPr="00382C51">
              <w:rPr>
                <w:rFonts w:ascii="Segoe UI Symbol" w:hAnsi="Segoe UI Symbol" w:cs="Segoe UI Symbol"/>
                <w:sz w:val="20"/>
                <w:szCs w:val="20"/>
                <w:lang w:val="fr-CA"/>
              </w:rPr>
              <w:t>☐</w:t>
            </w:r>
            <w:r w:rsidRPr="00382C51">
              <w:rPr>
                <w:sz w:val="20"/>
                <w:szCs w:val="20"/>
                <w:lang w:val="fr-CA"/>
              </w:rPr>
              <w:t xml:space="preserve"> Recommande l’approbation sous conditions</w:t>
            </w:r>
          </w:p>
          <w:p w14:paraId="34A0378F" w14:textId="757F8598" w:rsidR="004058FA" w:rsidRPr="00382C51" w:rsidRDefault="004058FA" w:rsidP="004058FA">
            <w:pPr>
              <w:numPr>
                <w:ilvl w:val="0"/>
                <w:numId w:val="0"/>
              </w:numPr>
              <w:spacing w:after="0" w:line="240" w:lineRule="auto"/>
              <w:rPr>
                <w:rFonts w:ascii="Segoe UI Symbol" w:hAnsi="Segoe UI Symbol" w:cs="Segoe UI Symbol"/>
                <w:sz w:val="20"/>
                <w:szCs w:val="20"/>
                <w:lang w:val="fr-CA"/>
              </w:rPr>
            </w:pPr>
            <w:r w:rsidRPr="00382C51">
              <w:rPr>
                <w:rFonts w:ascii="Segoe UI Symbol" w:hAnsi="Segoe UI Symbol" w:cs="Segoe UI Symbol"/>
                <w:sz w:val="20"/>
                <w:szCs w:val="20"/>
                <w:lang w:val="fr-CA"/>
              </w:rPr>
              <w:t>☐</w:t>
            </w:r>
            <w:r w:rsidRPr="00382C51">
              <w:rPr>
                <w:sz w:val="20"/>
                <w:szCs w:val="20"/>
                <w:lang w:val="fr-CA"/>
              </w:rPr>
              <w:t xml:space="preserve"> Ne recommande pas</w:t>
            </w:r>
          </w:p>
        </w:tc>
        <w:tc>
          <w:tcPr>
            <w:tcW w:w="129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01804A19" w14:textId="77777777" w:rsidR="004058FA" w:rsidRPr="004058FA" w:rsidRDefault="004058FA" w:rsidP="004058FA">
            <w:pPr>
              <w:numPr>
                <w:ilvl w:val="0"/>
                <w:numId w:val="0"/>
              </w:numPr>
              <w:spacing w:after="0" w:line="240" w:lineRule="auto"/>
              <w:rPr>
                <w:sz w:val="20"/>
                <w:szCs w:val="20"/>
                <w:lang w:val="fr-CA"/>
              </w:rPr>
            </w:pPr>
          </w:p>
        </w:tc>
      </w:tr>
      <w:tr w:rsidR="004058FA" w:rsidRPr="00A17E30" w14:paraId="34B43147" w14:textId="77777777" w:rsidTr="00F94F10">
        <w:trPr>
          <w:cantSplit/>
          <w:jc w:val="center"/>
        </w:trPr>
        <w:tc>
          <w:tcPr>
            <w:tcW w:w="2405" w:type="dxa"/>
            <w:tcBorders>
              <w:top w:val="single" w:sz="4" w:space="0" w:color="auto"/>
              <w:left w:val="single" w:sz="4" w:space="0" w:color="auto"/>
              <w:bottom w:val="single" w:sz="4" w:space="0" w:color="auto"/>
              <w:right w:val="single" w:sz="4" w:space="0" w:color="auto"/>
            </w:tcBorders>
            <w:shd w:val="clear" w:color="auto" w:fill="F8FAFC"/>
            <w:tcMar>
              <w:top w:w="80" w:type="dxa"/>
              <w:left w:w="80" w:type="dxa"/>
              <w:bottom w:w="80" w:type="dxa"/>
              <w:right w:w="80" w:type="dxa"/>
            </w:tcMar>
            <w:vAlign w:val="center"/>
          </w:tcPr>
          <w:p w14:paraId="62C11E6C" w14:textId="309518D4" w:rsidR="004058FA" w:rsidRPr="00382C51" w:rsidRDefault="004058FA" w:rsidP="004058FA">
            <w:pPr>
              <w:numPr>
                <w:ilvl w:val="0"/>
                <w:numId w:val="0"/>
              </w:numPr>
              <w:spacing w:after="0" w:line="240" w:lineRule="auto"/>
              <w:rPr>
                <w:sz w:val="20"/>
                <w:szCs w:val="20"/>
                <w:lang w:val="fr-CA"/>
              </w:rPr>
            </w:pPr>
            <w:r w:rsidRPr="00382C51">
              <w:rPr>
                <w:b/>
                <w:color w:val="0B2C5B"/>
                <w:sz w:val="20"/>
                <w:szCs w:val="20"/>
                <w:lang w:val="fr-CA"/>
              </w:rPr>
              <w:t>Répondante du Bureau de l’IA – Magdalena Planeta</w:t>
            </w:r>
          </w:p>
        </w:tc>
        <w:tc>
          <w:tcPr>
            <w:tcW w:w="637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25B90794" w14:textId="77777777" w:rsidR="004058FA" w:rsidRPr="00382C51" w:rsidRDefault="004058FA" w:rsidP="004058FA">
            <w:pPr>
              <w:numPr>
                <w:ilvl w:val="0"/>
                <w:numId w:val="0"/>
              </w:numPr>
              <w:spacing w:after="0" w:line="240" w:lineRule="auto"/>
              <w:rPr>
                <w:sz w:val="20"/>
                <w:szCs w:val="20"/>
                <w:lang w:val="fr-CA"/>
              </w:rPr>
            </w:pPr>
            <w:r w:rsidRPr="00382C51">
              <w:rPr>
                <w:sz w:val="20"/>
                <w:szCs w:val="20"/>
                <w:lang w:val="fr-CA"/>
              </w:rPr>
              <w:t>X Recommande l’approbation sous conditions</w:t>
            </w:r>
          </w:p>
          <w:p w14:paraId="46647349" w14:textId="77777777" w:rsidR="004058FA" w:rsidRPr="00382C51" w:rsidRDefault="004058FA" w:rsidP="004058FA">
            <w:pPr>
              <w:numPr>
                <w:ilvl w:val="0"/>
                <w:numId w:val="0"/>
              </w:numPr>
              <w:spacing w:after="0" w:line="240" w:lineRule="auto"/>
              <w:rPr>
                <w:sz w:val="20"/>
                <w:szCs w:val="20"/>
                <w:lang w:val="fr-CA"/>
              </w:rPr>
            </w:pPr>
            <w:r w:rsidRPr="00382C51">
              <w:rPr>
                <w:rFonts w:ascii="Segoe UI Symbol" w:hAnsi="Segoe UI Symbol" w:cs="Segoe UI Symbol"/>
                <w:sz w:val="20"/>
                <w:szCs w:val="20"/>
                <w:lang w:val="fr-CA"/>
              </w:rPr>
              <w:t>☐</w:t>
            </w:r>
            <w:r w:rsidRPr="00382C51">
              <w:rPr>
                <w:sz w:val="20"/>
                <w:szCs w:val="20"/>
                <w:lang w:val="fr-CA"/>
              </w:rPr>
              <w:t xml:space="preserve"> Ne recommande pas</w:t>
            </w:r>
          </w:p>
        </w:tc>
        <w:tc>
          <w:tcPr>
            <w:tcW w:w="129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16A78C0B" w14:textId="77777777" w:rsidR="004058FA" w:rsidRPr="00382C51" w:rsidRDefault="004058FA" w:rsidP="004058FA">
            <w:pPr>
              <w:numPr>
                <w:ilvl w:val="0"/>
                <w:numId w:val="0"/>
              </w:numPr>
              <w:spacing w:after="0" w:line="240" w:lineRule="auto"/>
              <w:rPr>
                <w:sz w:val="20"/>
                <w:szCs w:val="20"/>
              </w:rPr>
            </w:pPr>
            <w:r w:rsidRPr="00382C51">
              <w:rPr>
                <w:sz w:val="20"/>
                <w:szCs w:val="20"/>
              </w:rPr>
              <w:t>2026-08-03</w:t>
            </w:r>
          </w:p>
        </w:tc>
      </w:tr>
      <w:tr w:rsidR="004058FA" w:rsidRPr="004058FA" w14:paraId="120D6289" w14:textId="77777777" w:rsidTr="00F94F10">
        <w:trPr>
          <w:cantSplit/>
          <w:jc w:val="center"/>
        </w:trPr>
        <w:tc>
          <w:tcPr>
            <w:tcW w:w="2405" w:type="dxa"/>
            <w:tcBorders>
              <w:top w:val="single" w:sz="4" w:space="0" w:color="auto"/>
              <w:left w:val="single" w:sz="4" w:space="0" w:color="auto"/>
              <w:bottom w:val="single" w:sz="4" w:space="0" w:color="auto"/>
              <w:right w:val="single" w:sz="4" w:space="0" w:color="auto"/>
            </w:tcBorders>
            <w:shd w:val="clear" w:color="auto" w:fill="F8FAFC"/>
            <w:tcMar>
              <w:top w:w="80" w:type="dxa"/>
              <w:left w:w="80" w:type="dxa"/>
              <w:bottom w:w="80" w:type="dxa"/>
              <w:right w:w="80" w:type="dxa"/>
            </w:tcMar>
            <w:vAlign w:val="center"/>
          </w:tcPr>
          <w:p w14:paraId="20DDADDE" w14:textId="5690C69B" w:rsidR="004058FA" w:rsidRPr="00382C51" w:rsidRDefault="004058FA" w:rsidP="004058FA">
            <w:pPr>
              <w:numPr>
                <w:ilvl w:val="0"/>
                <w:numId w:val="0"/>
              </w:numPr>
              <w:spacing w:after="0" w:line="240" w:lineRule="auto"/>
              <w:rPr>
                <w:b/>
                <w:color w:val="0B2C5B"/>
                <w:sz w:val="20"/>
                <w:szCs w:val="20"/>
                <w:lang w:val="fr-CA"/>
              </w:rPr>
            </w:pPr>
            <w:r w:rsidRPr="00382C51">
              <w:rPr>
                <w:b/>
                <w:color w:val="0B2C5B"/>
                <w:sz w:val="20"/>
                <w:szCs w:val="20"/>
                <w:lang w:val="fr-CA"/>
              </w:rPr>
              <w:t>Représentant des affaires juridiques - Hugo Janelle-Poisson</w:t>
            </w:r>
          </w:p>
        </w:tc>
        <w:tc>
          <w:tcPr>
            <w:tcW w:w="637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50A5D058" w14:textId="15A317BD" w:rsidR="004058FA" w:rsidRPr="00382C51" w:rsidRDefault="004058FA" w:rsidP="004058FA">
            <w:pPr>
              <w:numPr>
                <w:ilvl w:val="0"/>
                <w:numId w:val="0"/>
              </w:numPr>
              <w:spacing w:after="0" w:line="240" w:lineRule="auto"/>
              <w:rPr>
                <w:sz w:val="20"/>
                <w:szCs w:val="20"/>
                <w:lang w:val="fr-CA"/>
              </w:rPr>
            </w:pPr>
            <w:r w:rsidRPr="00382C51">
              <w:rPr>
                <w:rFonts w:ascii="Segoe UI Symbol" w:hAnsi="Segoe UI Symbol" w:cs="Segoe UI Symbol"/>
                <w:sz w:val="20"/>
                <w:szCs w:val="20"/>
                <w:lang w:val="fr-CA"/>
              </w:rPr>
              <w:t>☐</w:t>
            </w:r>
            <w:r w:rsidRPr="00382C51">
              <w:rPr>
                <w:sz w:val="20"/>
                <w:szCs w:val="20"/>
                <w:lang w:val="fr-CA"/>
              </w:rPr>
              <w:t xml:space="preserve"> Recommande l’approbation sous conditions</w:t>
            </w:r>
          </w:p>
          <w:p w14:paraId="7363DB16" w14:textId="0436AECB" w:rsidR="004058FA" w:rsidRPr="00382C51" w:rsidRDefault="004058FA" w:rsidP="004058FA">
            <w:pPr>
              <w:numPr>
                <w:ilvl w:val="0"/>
                <w:numId w:val="0"/>
              </w:numPr>
              <w:spacing w:after="0" w:line="240" w:lineRule="auto"/>
              <w:rPr>
                <w:sz w:val="20"/>
                <w:szCs w:val="20"/>
                <w:lang w:val="fr-CA"/>
              </w:rPr>
            </w:pPr>
            <w:r w:rsidRPr="00382C51">
              <w:rPr>
                <w:rFonts w:ascii="Segoe UI Symbol" w:hAnsi="Segoe UI Symbol" w:cs="Segoe UI Symbol"/>
                <w:sz w:val="20"/>
                <w:szCs w:val="20"/>
                <w:lang w:val="fr-CA"/>
              </w:rPr>
              <w:t>☐</w:t>
            </w:r>
            <w:r w:rsidRPr="00382C51">
              <w:rPr>
                <w:sz w:val="20"/>
                <w:szCs w:val="20"/>
                <w:lang w:val="fr-CA"/>
              </w:rPr>
              <w:t xml:space="preserve"> Ne recommande pas</w:t>
            </w:r>
          </w:p>
        </w:tc>
        <w:tc>
          <w:tcPr>
            <w:tcW w:w="129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58D8D918" w14:textId="77777777" w:rsidR="004058FA" w:rsidRPr="00382C51" w:rsidRDefault="004058FA" w:rsidP="004058FA">
            <w:pPr>
              <w:numPr>
                <w:ilvl w:val="0"/>
                <w:numId w:val="0"/>
              </w:numPr>
              <w:spacing w:after="0" w:line="240" w:lineRule="auto"/>
              <w:rPr>
                <w:sz w:val="20"/>
                <w:szCs w:val="20"/>
                <w:lang w:val="fr-CA"/>
              </w:rPr>
            </w:pPr>
          </w:p>
        </w:tc>
      </w:tr>
      <w:tr w:rsidR="004058FA" w:rsidRPr="004058FA" w14:paraId="2AA75975" w14:textId="77777777" w:rsidTr="00F94F10">
        <w:trPr>
          <w:cantSplit/>
          <w:jc w:val="center"/>
        </w:trPr>
        <w:tc>
          <w:tcPr>
            <w:tcW w:w="2405" w:type="dxa"/>
            <w:tcBorders>
              <w:top w:val="single" w:sz="4" w:space="0" w:color="auto"/>
              <w:left w:val="single" w:sz="4" w:space="0" w:color="auto"/>
              <w:bottom w:val="single" w:sz="4" w:space="0" w:color="auto"/>
              <w:right w:val="single" w:sz="4" w:space="0" w:color="auto"/>
            </w:tcBorders>
            <w:shd w:val="clear" w:color="auto" w:fill="F8FAFC"/>
            <w:tcMar>
              <w:top w:w="80" w:type="dxa"/>
              <w:left w:w="80" w:type="dxa"/>
              <w:bottom w:w="80" w:type="dxa"/>
              <w:right w:w="80" w:type="dxa"/>
            </w:tcMar>
            <w:vAlign w:val="center"/>
          </w:tcPr>
          <w:p w14:paraId="28852049" w14:textId="6184A6E6" w:rsidR="004058FA" w:rsidRPr="00382C51" w:rsidRDefault="004058FA" w:rsidP="004058FA">
            <w:pPr>
              <w:numPr>
                <w:ilvl w:val="0"/>
                <w:numId w:val="0"/>
              </w:numPr>
              <w:spacing w:after="0" w:line="240" w:lineRule="auto"/>
              <w:rPr>
                <w:b/>
                <w:color w:val="0B2C5B"/>
                <w:sz w:val="20"/>
                <w:szCs w:val="20"/>
                <w:lang w:val="fr-CA"/>
              </w:rPr>
            </w:pPr>
            <w:r w:rsidRPr="00382C51">
              <w:rPr>
                <w:b/>
                <w:color w:val="0B2C5B"/>
                <w:sz w:val="20"/>
                <w:szCs w:val="20"/>
                <w:lang w:val="fr-CA"/>
              </w:rPr>
              <w:t>Représentant de la sécurité de l’information - Vaneck Duclair</w:t>
            </w:r>
          </w:p>
        </w:tc>
        <w:tc>
          <w:tcPr>
            <w:tcW w:w="637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287CAD6B" w14:textId="1E7AC6AA" w:rsidR="004058FA" w:rsidRPr="00382C51" w:rsidRDefault="004058FA" w:rsidP="004058FA">
            <w:pPr>
              <w:numPr>
                <w:ilvl w:val="0"/>
                <w:numId w:val="0"/>
              </w:numPr>
              <w:spacing w:after="0" w:line="240" w:lineRule="auto"/>
              <w:rPr>
                <w:sz w:val="20"/>
                <w:szCs w:val="20"/>
                <w:lang w:val="fr-CA"/>
              </w:rPr>
            </w:pPr>
            <w:r w:rsidRPr="00382C51">
              <w:rPr>
                <w:rFonts w:ascii="Segoe UI Symbol" w:hAnsi="Segoe UI Symbol" w:cs="Segoe UI Symbol"/>
                <w:sz w:val="20"/>
                <w:szCs w:val="20"/>
                <w:lang w:val="fr-CA"/>
              </w:rPr>
              <w:t>☐</w:t>
            </w:r>
            <w:r w:rsidRPr="00382C51">
              <w:rPr>
                <w:sz w:val="20"/>
                <w:szCs w:val="20"/>
                <w:lang w:val="fr-CA"/>
              </w:rPr>
              <w:t xml:space="preserve"> Recommande l’approbation sous conditions</w:t>
            </w:r>
          </w:p>
          <w:p w14:paraId="16344EB7" w14:textId="5215B903" w:rsidR="004058FA" w:rsidRPr="00382C51" w:rsidRDefault="004058FA" w:rsidP="004058FA">
            <w:pPr>
              <w:numPr>
                <w:ilvl w:val="0"/>
                <w:numId w:val="0"/>
              </w:numPr>
              <w:spacing w:after="0" w:line="240" w:lineRule="auto"/>
              <w:rPr>
                <w:sz w:val="20"/>
                <w:szCs w:val="20"/>
                <w:lang w:val="fr-CA"/>
              </w:rPr>
            </w:pPr>
            <w:r w:rsidRPr="00382C51">
              <w:rPr>
                <w:rFonts w:ascii="Segoe UI Symbol" w:hAnsi="Segoe UI Symbol" w:cs="Segoe UI Symbol"/>
                <w:sz w:val="20"/>
                <w:szCs w:val="20"/>
                <w:lang w:val="fr-CA"/>
              </w:rPr>
              <w:t>☐</w:t>
            </w:r>
            <w:r w:rsidRPr="00382C51">
              <w:rPr>
                <w:sz w:val="20"/>
                <w:szCs w:val="20"/>
                <w:lang w:val="fr-CA"/>
              </w:rPr>
              <w:t xml:space="preserve"> Ne recommande pas</w:t>
            </w:r>
          </w:p>
        </w:tc>
        <w:tc>
          <w:tcPr>
            <w:tcW w:w="129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6FBC6CD0" w14:textId="77777777" w:rsidR="004058FA" w:rsidRPr="00382C51" w:rsidRDefault="004058FA" w:rsidP="004058FA">
            <w:pPr>
              <w:numPr>
                <w:ilvl w:val="0"/>
                <w:numId w:val="0"/>
              </w:numPr>
              <w:spacing w:after="0" w:line="240" w:lineRule="auto"/>
              <w:rPr>
                <w:sz w:val="20"/>
                <w:szCs w:val="20"/>
                <w:lang w:val="fr-CA"/>
              </w:rPr>
            </w:pPr>
          </w:p>
        </w:tc>
      </w:tr>
      <w:tr w:rsidR="004058FA" w:rsidRPr="00CB2127" w14:paraId="5540D6E9" w14:textId="77777777" w:rsidTr="00F94F10">
        <w:trPr>
          <w:cantSplit/>
          <w:jc w:val="center"/>
        </w:trPr>
        <w:tc>
          <w:tcPr>
            <w:tcW w:w="2405" w:type="dxa"/>
            <w:tcBorders>
              <w:top w:val="single" w:sz="4" w:space="0" w:color="auto"/>
              <w:left w:val="single" w:sz="4" w:space="0" w:color="auto"/>
              <w:bottom w:val="single" w:sz="4" w:space="0" w:color="auto"/>
              <w:right w:val="single" w:sz="4" w:space="0" w:color="auto"/>
            </w:tcBorders>
            <w:shd w:val="clear" w:color="auto" w:fill="F8FAFC"/>
            <w:tcMar>
              <w:top w:w="80" w:type="dxa"/>
              <w:left w:w="80" w:type="dxa"/>
              <w:bottom w:w="80" w:type="dxa"/>
              <w:right w:w="80" w:type="dxa"/>
            </w:tcMar>
            <w:vAlign w:val="center"/>
          </w:tcPr>
          <w:p w14:paraId="1644F1FB" w14:textId="5C4CCCFB" w:rsidR="004058FA" w:rsidRPr="00382C51" w:rsidRDefault="004058FA" w:rsidP="004058FA">
            <w:pPr>
              <w:numPr>
                <w:ilvl w:val="0"/>
                <w:numId w:val="0"/>
              </w:numPr>
              <w:spacing w:after="0" w:line="240" w:lineRule="auto"/>
              <w:rPr>
                <w:b/>
                <w:color w:val="0B2C5B"/>
                <w:sz w:val="20"/>
                <w:szCs w:val="20"/>
                <w:lang w:val="fr-CA"/>
              </w:rPr>
            </w:pPr>
            <w:r w:rsidRPr="00382C51">
              <w:rPr>
                <w:b/>
                <w:color w:val="0B2C5B"/>
                <w:sz w:val="20"/>
                <w:szCs w:val="20"/>
                <w:lang w:val="fr-CA"/>
              </w:rPr>
              <w:t>Représentant des technologies de l’information - Mehdi Loukil</w:t>
            </w:r>
          </w:p>
        </w:tc>
        <w:tc>
          <w:tcPr>
            <w:tcW w:w="637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3386CEDB" w14:textId="55580ADB" w:rsidR="004058FA" w:rsidRPr="00382C51" w:rsidRDefault="004058FA" w:rsidP="004058FA">
            <w:pPr>
              <w:numPr>
                <w:ilvl w:val="0"/>
                <w:numId w:val="0"/>
              </w:numPr>
              <w:spacing w:after="0" w:line="240" w:lineRule="auto"/>
              <w:rPr>
                <w:sz w:val="20"/>
                <w:szCs w:val="20"/>
                <w:lang w:val="fr-CA"/>
              </w:rPr>
            </w:pPr>
            <w:r w:rsidRPr="00382C51">
              <w:rPr>
                <w:sz w:val="20"/>
                <w:szCs w:val="20"/>
                <w:lang w:val="fr-CA"/>
              </w:rPr>
              <w:t>X Recommande l’approbation sous conditions</w:t>
            </w:r>
          </w:p>
          <w:p w14:paraId="6E03DE1B" w14:textId="55BA7F00" w:rsidR="004058FA" w:rsidRPr="00382C51" w:rsidRDefault="004058FA" w:rsidP="004058FA">
            <w:pPr>
              <w:numPr>
                <w:ilvl w:val="0"/>
                <w:numId w:val="0"/>
              </w:numPr>
              <w:spacing w:after="0" w:line="240" w:lineRule="auto"/>
              <w:rPr>
                <w:sz w:val="20"/>
                <w:szCs w:val="20"/>
                <w:lang w:val="fr-CA"/>
              </w:rPr>
            </w:pPr>
            <w:r w:rsidRPr="00382C51">
              <w:rPr>
                <w:rFonts w:ascii="Segoe UI Symbol" w:hAnsi="Segoe UI Symbol" w:cs="Segoe UI Symbol"/>
                <w:sz w:val="20"/>
                <w:szCs w:val="20"/>
                <w:lang w:val="fr-CA"/>
              </w:rPr>
              <w:t>☐</w:t>
            </w:r>
            <w:r w:rsidRPr="00382C51">
              <w:rPr>
                <w:sz w:val="20"/>
                <w:szCs w:val="20"/>
                <w:lang w:val="fr-CA"/>
              </w:rPr>
              <w:t xml:space="preserve"> Ne recommande pas</w:t>
            </w:r>
          </w:p>
        </w:tc>
        <w:tc>
          <w:tcPr>
            <w:tcW w:w="129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256CAD4B" w14:textId="144000E3" w:rsidR="004058FA" w:rsidRPr="00382C51" w:rsidRDefault="004058FA" w:rsidP="004058FA">
            <w:pPr>
              <w:numPr>
                <w:ilvl w:val="0"/>
                <w:numId w:val="0"/>
              </w:numPr>
              <w:spacing w:after="0" w:line="240" w:lineRule="auto"/>
              <w:rPr>
                <w:sz w:val="20"/>
                <w:szCs w:val="20"/>
                <w:lang w:val="fr-CA"/>
              </w:rPr>
            </w:pPr>
            <w:r w:rsidRPr="00382C51">
              <w:rPr>
                <w:sz w:val="20"/>
                <w:szCs w:val="20"/>
                <w:lang w:val="fr-CA"/>
              </w:rPr>
              <w:t>2026-08-03</w:t>
            </w:r>
          </w:p>
        </w:tc>
      </w:tr>
      <w:tr w:rsidR="004058FA" w:rsidRPr="004058FA" w14:paraId="6EC7B30C" w14:textId="77777777" w:rsidTr="00F94F10">
        <w:trPr>
          <w:cantSplit/>
          <w:jc w:val="center"/>
        </w:trPr>
        <w:tc>
          <w:tcPr>
            <w:tcW w:w="2405" w:type="dxa"/>
            <w:tcBorders>
              <w:top w:val="single" w:sz="4" w:space="0" w:color="auto"/>
              <w:left w:val="single" w:sz="4" w:space="0" w:color="auto"/>
              <w:bottom w:val="single" w:sz="4" w:space="0" w:color="auto"/>
              <w:right w:val="single" w:sz="4" w:space="0" w:color="auto"/>
            </w:tcBorders>
            <w:shd w:val="clear" w:color="auto" w:fill="F8FAFC"/>
            <w:tcMar>
              <w:top w:w="80" w:type="dxa"/>
              <w:left w:w="80" w:type="dxa"/>
              <w:bottom w:w="80" w:type="dxa"/>
              <w:right w:w="80" w:type="dxa"/>
            </w:tcMar>
            <w:vAlign w:val="center"/>
          </w:tcPr>
          <w:p w14:paraId="45967EAD" w14:textId="153ECF37" w:rsidR="004058FA" w:rsidRPr="00382C51" w:rsidRDefault="004058FA" w:rsidP="004058FA">
            <w:pPr>
              <w:numPr>
                <w:ilvl w:val="0"/>
                <w:numId w:val="0"/>
              </w:numPr>
              <w:spacing w:after="0" w:line="240" w:lineRule="auto"/>
              <w:rPr>
                <w:b/>
                <w:color w:val="0B2C5B"/>
                <w:sz w:val="20"/>
                <w:szCs w:val="20"/>
                <w:lang w:val="fr-CA"/>
              </w:rPr>
            </w:pPr>
            <w:r w:rsidRPr="00382C51">
              <w:rPr>
                <w:b/>
                <w:color w:val="0B2C5B"/>
                <w:sz w:val="20"/>
                <w:szCs w:val="20"/>
                <w:lang w:val="fr-CA"/>
              </w:rPr>
              <w:lastRenderedPageBreak/>
              <w:t>Représentant des ressources humaines - Jo-Annie Fortin</w:t>
            </w:r>
          </w:p>
        </w:tc>
        <w:tc>
          <w:tcPr>
            <w:tcW w:w="637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3D716C2E" w14:textId="79052D9D" w:rsidR="004058FA" w:rsidRPr="00382C51" w:rsidRDefault="004058FA" w:rsidP="004058FA">
            <w:pPr>
              <w:numPr>
                <w:ilvl w:val="0"/>
                <w:numId w:val="0"/>
              </w:numPr>
              <w:spacing w:after="0" w:line="240" w:lineRule="auto"/>
              <w:rPr>
                <w:sz w:val="20"/>
                <w:szCs w:val="20"/>
                <w:lang w:val="fr-CA"/>
              </w:rPr>
            </w:pPr>
            <w:r w:rsidRPr="00382C51">
              <w:rPr>
                <w:rFonts w:ascii="Segoe UI Symbol" w:hAnsi="Segoe UI Symbol" w:cs="Segoe UI Symbol"/>
                <w:sz w:val="20"/>
                <w:szCs w:val="20"/>
                <w:lang w:val="fr-CA"/>
              </w:rPr>
              <w:t>☐</w:t>
            </w:r>
            <w:r w:rsidRPr="00382C51">
              <w:rPr>
                <w:sz w:val="20"/>
                <w:szCs w:val="20"/>
                <w:lang w:val="fr-CA"/>
              </w:rPr>
              <w:t xml:space="preserve"> Recommande l’approbation sous conditions</w:t>
            </w:r>
          </w:p>
          <w:p w14:paraId="398690CF" w14:textId="434FF109" w:rsidR="004058FA" w:rsidRPr="00382C51" w:rsidRDefault="004058FA" w:rsidP="004058FA">
            <w:pPr>
              <w:numPr>
                <w:ilvl w:val="0"/>
                <w:numId w:val="0"/>
              </w:numPr>
              <w:spacing w:after="0" w:line="240" w:lineRule="auto"/>
              <w:rPr>
                <w:sz w:val="20"/>
                <w:szCs w:val="20"/>
                <w:lang w:val="fr-CA"/>
              </w:rPr>
            </w:pPr>
            <w:r w:rsidRPr="00382C51">
              <w:rPr>
                <w:rFonts w:ascii="Segoe UI Symbol" w:hAnsi="Segoe UI Symbol" w:cs="Segoe UI Symbol"/>
                <w:sz w:val="20"/>
                <w:szCs w:val="20"/>
                <w:lang w:val="fr-CA"/>
              </w:rPr>
              <w:t>☐</w:t>
            </w:r>
            <w:r w:rsidRPr="00382C51">
              <w:rPr>
                <w:sz w:val="20"/>
                <w:szCs w:val="20"/>
                <w:lang w:val="fr-CA"/>
              </w:rPr>
              <w:t xml:space="preserve"> Ne recommande pas</w:t>
            </w:r>
          </w:p>
        </w:tc>
        <w:tc>
          <w:tcPr>
            <w:tcW w:w="129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7A6E267E" w14:textId="77777777" w:rsidR="004058FA" w:rsidRPr="00382C51" w:rsidRDefault="004058FA" w:rsidP="004058FA">
            <w:pPr>
              <w:numPr>
                <w:ilvl w:val="0"/>
                <w:numId w:val="0"/>
              </w:numPr>
              <w:spacing w:after="0" w:line="240" w:lineRule="auto"/>
              <w:rPr>
                <w:sz w:val="20"/>
                <w:szCs w:val="20"/>
                <w:lang w:val="fr-CA"/>
              </w:rPr>
            </w:pPr>
          </w:p>
        </w:tc>
      </w:tr>
      <w:tr w:rsidR="004058FA" w:rsidRPr="00CB2127" w14:paraId="6B298F09" w14:textId="77777777" w:rsidTr="00F94F10">
        <w:trPr>
          <w:cantSplit/>
          <w:jc w:val="center"/>
        </w:trPr>
        <w:tc>
          <w:tcPr>
            <w:tcW w:w="2405" w:type="dxa"/>
            <w:tcBorders>
              <w:top w:val="single" w:sz="4" w:space="0" w:color="auto"/>
              <w:left w:val="single" w:sz="4" w:space="0" w:color="auto"/>
              <w:bottom w:val="single" w:sz="4" w:space="0" w:color="auto"/>
              <w:right w:val="single" w:sz="4" w:space="0" w:color="auto"/>
            </w:tcBorders>
            <w:shd w:val="clear" w:color="auto" w:fill="F8FAFC"/>
            <w:tcMar>
              <w:top w:w="80" w:type="dxa"/>
              <w:left w:w="80" w:type="dxa"/>
              <w:bottom w:w="80" w:type="dxa"/>
              <w:right w:w="80" w:type="dxa"/>
            </w:tcMar>
            <w:vAlign w:val="center"/>
          </w:tcPr>
          <w:p w14:paraId="537457B0" w14:textId="44717339" w:rsidR="004058FA" w:rsidRPr="00382C51" w:rsidRDefault="004058FA" w:rsidP="004058FA">
            <w:pPr>
              <w:numPr>
                <w:ilvl w:val="0"/>
                <w:numId w:val="0"/>
              </w:numPr>
              <w:spacing w:after="0" w:line="240" w:lineRule="auto"/>
              <w:rPr>
                <w:b/>
                <w:color w:val="0B2C5B"/>
                <w:sz w:val="20"/>
                <w:szCs w:val="20"/>
                <w:lang w:val="fr-CA"/>
              </w:rPr>
            </w:pPr>
            <w:r w:rsidRPr="00382C51">
              <w:rPr>
                <w:b/>
                <w:color w:val="0B2C5B"/>
                <w:sz w:val="20"/>
                <w:szCs w:val="20"/>
                <w:lang w:val="fr-CA"/>
              </w:rPr>
              <w:t>Représentant des risques d’entreprise - Simon Cloutier</w:t>
            </w:r>
          </w:p>
        </w:tc>
        <w:tc>
          <w:tcPr>
            <w:tcW w:w="637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1DD67EC1" w14:textId="5A6CADF2" w:rsidR="004058FA" w:rsidRPr="00382C51" w:rsidRDefault="004058FA" w:rsidP="004058FA">
            <w:pPr>
              <w:numPr>
                <w:ilvl w:val="0"/>
                <w:numId w:val="0"/>
              </w:numPr>
              <w:spacing w:after="0" w:line="240" w:lineRule="auto"/>
              <w:rPr>
                <w:sz w:val="20"/>
                <w:szCs w:val="20"/>
                <w:lang w:val="fr-CA"/>
              </w:rPr>
            </w:pPr>
            <w:r w:rsidRPr="00382C51">
              <w:rPr>
                <w:sz w:val="20"/>
                <w:szCs w:val="20"/>
                <w:lang w:val="fr-CA"/>
              </w:rPr>
              <w:t>X Recommande l’approbation sous conditions</w:t>
            </w:r>
          </w:p>
          <w:p w14:paraId="3154E8B5" w14:textId="48C97EB1" w:rsidR="004058FA" w:rsidRPr="00382C51" w:rsidRDefault="004058FA" w:rsidP="004058FA">
            <w:pPr>
              <w:numPr>
                <w:ilvl w:val="0"/>
                <w:numId w:val="0"/>
              </w:numPr>
              <w:spacing w:after="0" w:line="240" w:lineRule="auto"/>
              <w:rPr>
                <w:sz w:val="20"/>
                <w:szCs w:val="20"/>
                <w:lang w:val="fr-CA"/>
              </w:rPr>
            </w:pPr>
            <w:r w:rsidRPr="00382C51">
              <w:rPr>
                <w:rFonts w:ascii="Segoe UI Symbol" w:hAnsi="Segoe UI Symbol" w:cs="Segoe UI Symbol"/>
                <w:sz w:val="20"/>
                <w:szCs w:val="20"/>
                <w:lang w:val="fr-CA"/>
              </w:rPr>
              <w:t>☐</w:t>
            </w:r>
            <w:r w:rsidRPr="00382C51">
              <w:rPr>
                <w:sz w:val="20"/>
                <w:szCs w:val="20"/>
                <w:lang w:val="fr-CA"/>
              </w:rPr>
              <w:t xml:space="preserve"> Ne recommande pas</w:t>
            </w:r>
          </w:p>
        </w:tc>
        <w:tc>
          <w:tcPr>
            <w:tcW w:w="129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21704591" w14:textId="31DAFF2D" w:rsidR="004058FA" w:rsidRPr="00382C51" w:rsidRDefault="004058FA" w:rsidP="004058FA">
            <w:pPr>
              <w:numPr>
                <w:ilvl w:val="0"/>
                <w:numId w:val="0"/>
              </w:numPr>
              <w:spacing w:after="0" w:line="240" w:lineRule="auto"/>
              <w:rPr>
                <w:sz w:val="20"/>
                <w:szCs w:val="20"/>
                <w:lang w:val="fr-CA"/>
              </w:rPr>
            </w:pPr>
            <w:r w:rsidRPr="00382C51">
              <w:rPr>
                <w:sz w:val="20"/>
                <w:szCs w:val="20"/>
                <w:lang w:val="fr-CA"/>
              </w:rPr>
              <w:t>2026-08-03</w:t>
            </w:r>
          </w:p>
        </w:tc>
      </w:tr>
      <w:tr w:rsidR="004058FA" w:rsidRPr="00A17E30" w14:paraId="077DD8B2" w14:textId="77777777" w:rsidTr="00F94F10">
        <w:trPr>
          <w:cantSplit/>
          <w:jc w:val="center"/>
        </w:trPr>
        <w:tc>
          <w:tcPr>
            <w:tcW w:w="2405" w:type="dxa"/>
            <w:tcBorders>
              <w:top w:val="single" w:sz="4" w:space="0" w:color="auto"/>
              <w:left w:val="single" w:sz="4" w:space="0" w:color="auto"/>
              <w:bottom w:val="single" w:sz="4" w:space="0" w:color="auto"/>
              <w:right w:val="single" w:sz="4" w:space="0" w:color="auto"/>
            </w:tcBorders>
            <w:shd w:val="clear" w:color="auto" w:fill="F8FAFC"/>
            <w:tcMar>
              <w:top w:w="80" w:type="dxa"/>
              <w:left w:w="80" w:type="dxa"/>
              <w:bottom w:w="80" w:type="dxa"/>
              <w:right w:w="80" w:type="dxa"/>
            </w:tcMar>
            <w:vAlign w:val="center"/>
          </w:tcPr>
          <w:p w14:paraId="7FD33BDE" w14:textId="77777777" w:rsidR="004058FA" w:rsidRPr="00382C51" w:rsidRDefault="004058FA" w:rsidP="004058FA">
            <w:pPr>
              <w:numPr>
                <w:ilvl w:val="0"/>
                <w:numId w:val="0"/>
              </w:numPr>
              <w:spacing w:after="0" w:line="240" w:lineRule="auto"/>
              <w:rPr>
                <w:sz w:val="20"/>
                <w:szCs w:val="20"/>
              </w:rPr>
            </w:pPr>
            <w:r w:rsidRPr="00382C51">
              <w:rPr>
                <w:b/>
                <w:color w:val="0B2C5B"/>
                <w:sz w:val="20"/>
                <w:szCs w:val="20"/>
              </w:rPr>
              <w:t>Comité de l’IA d’IQ</w:t>
            </w:r>
          </w:p>
        </w:tc>
        <w:tc>
          <w:tcPr>
            <w:tcW w:w="637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65ACB400" w14:textId="33EC2196" w:rsidR="004058FA" w:rsidRPr="00382C51" w:rsidRDefault="004058FA" w:rsidP="004058FA">
            <w:pPr>
              <w:numPr>
                <w:ilvl w:val="0"/>
                <w:numId w:val="0"/>
              </w:numPr>
              <w:spacing w:after="0" w:line="240" w:lineRule="auto"/>
              <w:rPr>
                <w:sz w:val="20"/>
                <w:szCs w:val="20"/>
                <w:lang w:val="fr-CA"/>
              </w:rPr>
            </w:pPr>
            <w:r w:rsidRPr="00382C51">
              <w:rPr>
                <w:rFonts w:ascii="Segoe UI Symbol" w:hAnsi="Segoe UI Symbol" w:cs="Segoe UI Symbol"/>
                <w:sz w:val="20"/>
                <w:szCs w:val="20"/>
                <w:lang w:val="fr-CA"/>
              </w:rPr>
              <w:t>☐</w:t>
            </w:r>
            <w:r w:rsidRPr="00382C51">
              <w:rPr>
                <w:sz w:val="20"/>
                <w:szCs w:val="20"/>
                <w:lang w:val="fr-CA"/>
              </w:rPr>
              <w:t xml:space="preserve"> Approuve</w:t>
            </w:r>
          </w:p>
          <w:p w14:paraId="2D8243AF" w14:textId="77777777" w:rsidR="004058FA" w:rsidRPr="00382C51" w:rsidRDefault="004058FA" w:rsidP="004058FA">
            <w:pPr>
              <w:numPr>
                <w:ilvl w:val="0"/>
                <w:numId w:val="0"/>
              </w:numPr>
              <w:spacing w:after="0" w:line="240" w:lineRule="auto"/>
              <w:rPr>
                <w:sz w:val="20"/>
                <w:szCs w:val="20"/>
                <w:lang w:val="fr-CA"/>
              </w:rPr>
            </w:pPr>
            <w:r w:rsidRPr="00382C51">
              <w:rPr>
                <w:rFonts w:ascii="Segoe UI Symbol" w:hAnsi="Segoe UI Symbol" w:cs="Segoe UI Symbol"/>
                <w:sz w:val="20"/>
                <w:szCs w:val="20"/>
                <w:lang w:val="fr-CA"/>
              </w:rPr>
              <w:t>☐</w:t>
            </w:r>
            <w:r w:rsidRPr="00382C51">
              <w:rPr>
                <w:sz w:val="20"/>
                <w:szCs w:val="20"/>
                <w:lang w:val="fr-CA"/>
              </w:rPr>
              <w:t xml:space="preserve"> Approuve avec conditions</w:t>
            </w:r>
          </w:p>
          <w:p w14:paraId="796B68B0" w14:textId="77777777" w:rsidR="004058FA" w:rsidRPr="00382C51" w:rsidRDefault="004058FA" w:rsidP="004058FA">
            <w:pPr>
              <w:numPr>
                <w:ilvl w:val="0"/>
                <w:numId w:val="0"/>
              </w:numPr>
              <w:spacing w:after="0" w:line="240" w:lineRule="auto"/>
              <w:rPr>
                <w:sz w:val="20"/>
                <w:szCs w:val="20"/>
                <w:lang w:val="fr-CA"/>
              </w:rPr>
            </w:pPr>
            <w:r w:rsidRPr="00382C51">
              <w:rPr>
                <w:rFonts w:ascii="Segoe UI Symbol" w:hAnsi="Segoe UI Symbol" w:cs="Segoe UI Symbol"/>
                <w:sz w:val="20"/>
                <w:szCs w:val="20"/>
                <w:lang w:val="fr-CA"/>
              </w:rPr>
              <w:t>☐</w:t>
            </w:r>
            <w:r w:rsidRPr="00382C51">
              <w:rPr>
                <w:sz w:val="20"/>
                <w:szCs w:val="20"/>
                <w:lang w:val="fr-CA"/>
              </w:rPr>
              <w:t xml:space="preserve"> Reporte   </w:t>
            </w:r>
            <w:r w:rsidRPr="00382C51">
              <w:rPr>
                <w:rFonts w:ascii="Segoe UI Symbol" w:hAnsi="Segoe UI Symbol" w:cs="Segoe UI Symbol"/>
                <w:sz w:val="20"/>
                <w:szCs w:val="20"/>
                <w:lang w:val="fr-CA"/>
              </w:rPr>
              <w:t>☐</w:t>
            </w:r>
            <w:r w:rsidRPr="00382C51">
              <w:rPr>
                <w:sz w:val="20"/>
                <w:szCs w:val="20"/>
                <w:lang w:val="fr-CA"/>
              </w:rPr>
              <w:t xml:space="preserve"> Refuse</w:t>
            </w:r>
          </w:p>
        </w:tc>
        <w:tc>
          <w:tcPr>
            <w:tcW w:w="129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289C1928" w14:textId="77777777" w:rsidR="004058FA" w:rsidRPr="00382C51" w:rsidRDefault="004058FA" w:rsidP="004058FA">
            <w:pPr>
              <w:numPr>
                <w:ilvl w:val="0"/>
                <w:numId w:val="0"/>
              </w:numPr>
              <w:spacing w:after="0" w:line="240" w:lineRule="auto"/>
              <w:rPr>
                <w:sz w:val="20"/>
                <w:szCs w:val="20"/>
              </w:rPr>
            </w:pPr>
            <w:r w:rsidRPr="00382C51">
              <w:rPr>
                <w:sz w:val="20"/>
                <w:szCs w:val="20"/>
              </w:rPr>
              <w:t>__________</w:t>
            </w:r>
          </w:p>
        </w:tc>
      </w:tr>
      <w:tr w:rsidR="004058FA" w:rsidRPr="00A17E30" w14:paraId="3206D013" w14:textId="77777777" w:rsidTr="00F94F10">
        <w:trPr>
          <w:cantSplit/>
          <w:jc w:val="center"/>
        </w:trPr>
        <w:tc>
          <w:tcPr>
            <w:tcW w:w="2405" w:type="dxa"/>
            <w:tcBorders>
              <w:top w:val="single" w:sz="4" w:space="0" w:color="auto"/>
              <w:left w:val="single" w:sz="4" w:space="0" w:color="auto"/>
              <w:bottom w:val="single" w:sz="4" w:space="0" w:color="auto"/>
              <w:right w:val="single" w:sz="4" w:space="0" w:color="auto"/>
            </w:tcBorders>
            <w:shd w:val="clear" w:color="auto" w:fill="F8FAFC"/>
            <w:tcMar>
              <w:top w:w="80" w:type="dxa"/>
              <w:left w:w="80" w:type="dxa"/>
              <w:bottom w:w="80" w:type="dxa"/>
              <w:right w:w="80" w:type="dxa"/>
            </w:tcMar>
            <w:vAlign w:val="center"/>
          </w:tcPr>
          <w:p w14:paraId="01EECAE2" w14:textId="7418C861" w:rsidR="004058FA" w:rsidRPr="00382C51" w:rsidRDefault="004058FA" w:rsidP="004058FA">
            <w:pPr>
              <w:numPr>
                <w:ilvl w:val="0"/>
                <w:numId w:val="0"/>
              </w:numPr>
              <w:spacing w:after="0" w:line="240" w:lineRule="auto"/>
              <w:rPr>
                <w:sz w:val="20"/>
                <w:szCs w:val="20"/>
                <w:lang w:val="fr-CA"/>
              </w:rPr>
            </w:pPr>
            <w:r w:rsidRPr="00382C51">
              <w:rPr>
                <w:b/>
                <w:color w:val="0B2C5B"/>
                <w:sz w:val="20"/>
                <w:szCs w:val="20"/>
                <w:lang w:val="fr-CA"/>
              </w:rPr>
              <w:t>Comité de direction</w:t>
            </w:r>
          </w:p>
        </w:tc>
        <w:tc>
          <w:tcPr>
            <w:tcW w:w="637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40E9E5A4" w14:textId="204E95B4" w:rsidR="004058FA" w:rsidRPr="00382C51" w:rsidRDefault="004058FA" w:rsidP="004058FA">
            <w:pPr>
              <w:numPr>
                <w:ilvl w:val="0"/>
                <w:numId w:val="0"/>
              </w:numPr>
              <w:spacing w:after="0" w:line="240" w:lineRule="auto"/>
              <w:rPr>
                <w:sz w:val="20"/>
                <w:szCs w:val="20"/>
                <w:lang w:val="fr-CA"/>
              </w:rPr>
            </w:pPr>
            <w:r w:rsidRPr="00382C51">
              <w:rPr>
                <w:sz w:val="20"/>
                <w:szCs w:val="20"/>
                <w:lang w:val="fr-CA"/>
              </w:rPr>
              <w:t>X Prend acte</w:t>
            </w:r>
          </w:p>
          <w:p w14:paraId="1896168D" w14:textId="77777777" w:rsidR="004058FA" w:rsidRPr="00382C51" w:rsidRDefault="004058FA" w:rsidP="004058FA">
            <w:pPr>
              <w:numPr>
                <w:ilvl w:val="0"/>
                <w:numId w:val="0"/>
              </w:numPr>
              <w:spacing w:after="0" w:line="240" w:lineRule="auto"/>
              <w:rPr>
                <w:sz w:val="20"/>
                <w:szCs w:val="20"/>
                <w:lang w:val="fr-CA"/>
              </w:rPr>
            </w:pPr>
            <w:r w:rsidRPr="00382C51">
              <w:rPr>
                <w:rFonts w:ascii="Segoe UI Symbol" w:hAnsi="Segoe UI Symbol" w:cs="Segoe UI Symbol"/>
                <w:sz w:val="20"/>
                <w:szCs w:val="20"/>
                <w:lang w:val="fr-CA"/>
              </w:rPr>
              <w:t>☐</w:t>
            </w:r>
            <w:r w:rsidRPr="00382C51">
              <w:rPr>
                <w:sz w:val="20"/>
                <w:szCs w:val="20"/>
                <w:lang w:val="fr-CA"/>
              </w:rPr>
              <w:t xml:space="preserve"> Approuve</w:t>
            </w:r>
          </w:p>
          <w:p w14:paraId="50EBD40C" w14:textId="77777777" w:rsidR="004058FA" w:rsidRPr="00382C51" w:rsidRDefault="004058FA" w:rsidP="004058FA">
            <w:pPr>
              <w:numPr>
                <w:ilvl w:val="0"/>
                <w:numId w:val="0"/>
              </w:numPr>
              <w:spacing w:after="0" w:line="240" w:lineRule="auto"/>
              <w:rPr>
                <w:sz w:val="20"/>
                <w:szCs w:val="20"/>
                <w:lang w:val="fr-CA"/>
              </w:rPr>
            </w:pPr>
            <w:r w:rsidRPr="00382C51">
              <w:rPr>
                <w:rFonts w:ascii="Segoe UI Symbol" w:hAnsi="Segoe UI Symbol" w:cs="Segoe UI Symbol"/>
                <w:sz w:val="20"/>
                <w:szCs w:val="20"/>
                <w:lang w:val="fr-CA"/>
              </w:rPr>
              <w:t>☐</w:t>
            </w:r>
            <w:r w:rsidRPr="00382C51">
              <w:rPr>
                <w:sz w:val="20"/>
                <w:szCs w:val="20"/>
                <w:lang w:val="fr-CA"/>
              </w:rPr>
              <w:t xml:space="preserve"> Approuve avec conditions</w:t>
            </w:r>
          </w:p>
          <w:p w14:paraId="681B9E7E" w14:textId="0232AC60" w:rsidR="004058FA" w:rsidRPr="00382C51" w:rsidRDefault="004058FA" w:rsidP="004058FA">
            <w:pPr>
              <w:numPr>
                <w:ilvl w:val="0"/>
                <w:numId w:val="0"/>
              </w:numPr>
              <w:spacing w:after="0" w:line="240" w:lineRule="auto"/>
              <w:rPr>
                <w:sz w:val="20"/>
                <w:szCs w:val="20"/>
              </w:rPr>
            </w:pPr>
            <w:r w:rsidRPr="00382C51">
              <w:rPr>
                <w:rFonts w:ascii="Segoe UI Symbol" w:hAnsi="Segoe UI Symbol" w:cs="Segoe UI Symbol"/>
                <w:sz w:val="20"/>
                <w:szCs w:val="20"/>
                <w:lang w:val="fr-CA"/>
              </w:rPr>
              <w:t>☐</w:t>
            </w:r>
            <w:r w:rsidRPr="00382C51">
              <w:rPr>
                <w:sz w:val="20"/>
                <w:szCs w:val="20"/>
                <w:lang w:val="fr-CA"/>
              </w:rPr>
              <w:t xml:space="preserve"> Reporte   </w:t>
            </w:r>
            <w:r w:rsidRPr="00382C51">
              <w:rPr>
                <w:rFonts w:ascii="Segoe UI Symbol" w:hAnsi="Segoe UI Symbol" w:cs="Segoe UI Symbol"/>
                <w:sz w:val="20"/>
                <w:szCs w:val="20"/>
                <w:lang w:val="fr-CA"/>
              </w:rPr>
              <w:t>☐</w:t>
            </w:r>
            <w:r w:rsidRPr="00382C51">
              <w:rPr>
                <w:sz w:val="20"/>
                <w:szCs w:val="20"/>
                <w:lang w:val="fr-CA"/>
              </w:rPr>
              <w:t xml:space="preserve"> Refuse</w:t>
            </w:r>
          </w:p>
        </w:tc>
        <w:tc>
          <w:tcPr>
            <w:tcW w:w="129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069C376C" w14:textId="77777777" w:rsidR="004058FA" w:rsidRPr="00382C51" w:rsidRDefault="004058FA" w:rsidP="004058FA">
            <w:pPr>
              <w:numPr>
                <w:ilvl w:val="0"/>
                <w:numId w:val="0"/>
              </w:numPr>
              <w:spacing w:after="0" w:line="240" w:lineRule="auto"/>
              <w:rPr>
                <w:sz w:val="20"/>
                <w:szCs w:val="20"/>
              </w:rPr>
            </w:pPr>
            <w:r w:rsidRPr="00382C51">
              <w:rPr>
                <w:sz w:val="20"/>
                <w:szCs w:val="20"/>
              </w:rPr>
              <w:t>__________</w:t>
            </w:r>
          </w:p>
        </w:tc>
      </w:tr>
    </w:tbl>
    <w:p w14:paraId="4A693853" w14:textId="77777777" w:rsidR="007F2F74" w:rsidRDefault="007F2F74" w:rsidP="003F75C0">
      <w:pPr>
        <w:numPr>
          <w:ilvl w:val="0"/>
          <w:numId w:val="0"/>
        </w:numPr>
        <w:spacing w:after="0" w:line="240" w:lineRule="auto"/>
        <w:rPr>
          <w:sz w:val="20"/>
          <w:szCs w:val="24"/>
        </w:rPr>
      </w:pPr>
    </w:p>
    <w:p w14:paraId="7EF33A3D" w14:textId="77777777" w:rsidR="000F1EE0" w:rsidRDefault="000F1EE0" w:rsidP="003F75C0">
      <w:pPr>
        <w:numPr>
          <w:ilvl w:val="0"/>
          <w:numId w:val="0"/>
        </w:numPr>
        <w:spacing w:after="0" w:line="240" w:lineRule="auto"/>
        <w:rPr>
          <w:del w:id="49" w:author="Simon Cloutier" w:date="2026-08-25T17:01:00Z" w16du:dateUtc="2026-08-25T21:01:00Z"/>
          <w:sz w:val="20"/>
          <w:szCs w:val="24"/>
        </w:rPr>
      </w:pPr>
    </w:p>
    <w:p w14:paraId="3F2EAC35" w14:textId="77777777" w:rsidR="000F1EE0" w:rsidRDefault="000F1EE0" w:rsidP="003F75C0">
      <w:pPr>
        <w:numPr>
          <w:ilvl w:val="0"/>
          <w:numId w:val="0"/>
        </w:numPr>
        <w:spacing w:after="0" w:line="240" w:lineRule="auto"/>
        <w:rPr>
          <w:del w:id="50" w:author="Simon Cloutier" w:date="2026-08-25T17:01:00Z" w16du:dateUtc="2026-08-25T21:01:00Z"/>
          <w:sz w:val="20"/>
          <w:szCs w:val="24"/>
        </w:rPr>
      </w:pPr>
    </w:p>
    <w:p w14:paraId="6AA3A96F" w14:textId="77777777" w:rsidR="000F1EE0" w:rsidRDefault="000F1EE0" w:rsidP="003F75C0">
      <w:pPr>
        <w:numPr>
          <w:ilvl w:val="0"/>
          <w:numId w:val="0"/>
        </w:numPr>
        <w:spacing w:after="0" w:line="240" w:lineRule="auto"/>
        <w:rPr>
          <w:del w:id="51" w:author="Simon Cloutier" w:date="2026-08-25T17:01:00Z" w16du:dateUtc="2026-08-25T21:01:00Z"/>
          <w:sz w:val="20"/>
          <w:szCs w:val="24"/>
        </w:rPr>
      </w:pPr>
    </w:p>
    <w:p w14:paraId="5AC32060" w14:textId="77777777" w:rsidR="006F4526" w:rsidRDefault="006F4526" w:rsidP="003F75C0">
      <w:pPr>
        <w:numPr>
          <w:ilvl w:val="0"/>
          <w:numId w:val="0"/>
        </w:numPr>
        <w:spacing w:after="0" w:line="240" w:lineRule="auto"/>
        <w:rPr>
          <w:del w:id="52" w:author="Simon Cloutier" w:date="2026-08-25T17:01:00Z" w16du:dateUtc="2026-08-25T21:01:00Z"/>
          <w:sz w:val="20"/>
          <w:szCs w:val="24"/>
        </w:rPr>
      </w:pPr>
    </w:p>
    <w:p w14:paraId="323639BB" w14:textId="77777777" w:rsidR="006F4526" w:rsidRDefault="006F4526" w:rsidP="003F75C0">
      <w:pPr>
        <w:numPr>
          <w:ilvl w:val="0"/>
          <w:numId w:val="0"/>
        </w:numPr>
        <w:spacing w:after="0" w:line="240" w:lineRule="auto"/>
        <w:rPr>
          <w:del w:id="53" w:author="Simon Cloutier" w:date="2026-08-25T17:01:00Z" w16du:dateUtc="2026-08-25T21:01:00Z"/>
          <w:sz w:val="20"/>
          <w:szCs w:val="24"/>
        </w:rPr>
      </w:pPr>
    </w:p>
    <w:p w14:paraId="02024CEE" w14:textId="77777777" w:rsidR="006F4526" w:rsidRDefault="006F4526" w:rsidP="003F75C0">
      <w:pPr>
        <w:numPr>
          <w:ilvl w:val="0"/>
          <w:numId w:val="0"/>
        </w:numPr>
        <w:spacing w:after="0" w:line="240" w:lineRule="auto"/>
        <w:rPr>
          <w:del w:id="54" w:author="Simon Cloutier" w:date="2026-08-25T17:01:00Z" w16du:dateUtc="2026-08-25T21:01:00Z"/>
          <w:sz w:val="20"/>
          <w:szCs w:val="24"/>
        </w:rPr>
      </w:pPr>
    </w:p>
    <w:p w14:paraId="2354DF8C" w14:textId="77777777" w:rsidR="006F4526" w:rsidRDefault="006F4526" w:rsidP="003F75C0">
      <w:pPr>
        <w:numPr>
          <w:ilvl w:val="0"/>
          <w:numId w:val="0"/>
        </w:numPr>
        <w:spacing w:after="0" w:line="240" w:lineRule="auto"/>
        <w:rPr>
          <w:del w:id="55" w:author="Simon Cloutier" w:date="2026-08-25T17:01:00Z" w16du:dateUtc="2026-08-25T21:01:00Z"/>
          <w:sz w:val="20"/>
          <w:szCs w:val="24"/>
        </w:rPr>
      </w:pPr>
    </w:p>
    <w:p w14:paraId="3D5902F3" w14:textId="77777777" w:rsidR="006F4526" w:rsidRDefault="006F4526" w:rsidP="003F75C0">
      <w:pPr>
        <w:numPr>
          <w:ilvl w:val="0"/>
          <w:numId w:val="0"/>
        </w:numPr>
        <w:spacing w:after="0" w:line="240" w:lineRule="auto"/>
        <w:rPr>
          <w:del w:id="56" w:author="Simon Cloutier" w:date="2026-08-25T17:01:00Z" w16du:dateUtc="2026-08-25T21:01:00Z"/>
          <w:sz w:val="20"/>
          <w:szCs w:val="24"/>
        </w:rPr>
      </w:pPr>
    </w:p>
    <w:p w14:paraId="2A8B60A9" w14:textId="77777777" w:rsidR="006F4526" w:rsidRDefault="006F4526" w:rsidP="003F75C0">
      <w:pPr>
        <w:numPr>
          <w:ilvl w:val="0"/>
          <w:numId w:val="0"/>
        </w:numPr>
        <w:spacing w:after="0" w:line="240" w:lineRule="auto"/>
        <w:rPr>
          <w:del w:id="57" w:author="Simon Cloutier" w:date="2026-08-25T17:01:00Z" w16du:dateUtc="2026-08-25T21:01:00Z"/>
          <w:sz w:val="20"/>
          <w:szCs w:val="24"/>
        </w:rPr>
      </w:pPr>
    </w:p>
    <w:p w14:paraId="7E24AF82" w14:textId="77777777" w:rsidR="000F1EE0" w:rsidRDefault="000F1EE0" w:rsidP="003F75C0">
      <w:pPr>
        <w:numPr>
          <w:ilvl w:val="0"/>
          <w:numId w:val="0"/>
        </w:numPr>
        <w:spacing w:after="0" w:line="240" w:lineRule="auto"/>
        <w:rPr>
          <w:sz w:val="20"/>
          <w:szCs w:val="24"/>
        </w:rPr>
      </w:pPr>
    </w:p>
    <w:p w14:paraId="77C23400" w14:textId="77777777" w:rsidR="000F1EE0" w:rsidRPr="00A17E30" w:rsidRDefault="000F1EE0" w:rsidP="003F75C0">
      <w:pPr>
        <w:numPr>
          <w:ilvl w:val="0"/>
          <w:numId w:val="0"/>
        </w:numPr>
        <w:spacing w:after="0" w:line="240" w:lineRule="auto"/>
        <w:rPr>
          <w:sz w:val="20"/>
          <w:szCs w:val="24"/>
        </w:rPr>
      </w:pPr>
    </w:p>
    <w:p w14:paraId="41A2B6AC" w14:textId="77777777" w:rsidR="007F2F74" w:rsidRPr="00382C51" w:rsidRDefault="00101FF0" w:rsidP="003F75C0">
      <w:pPr>
        <w:numPr>
          <w:ilvl w:val="0"/>
          <w:numId w:val="0"/>
        </w:numPr>
        <w:spacing w:after="0" w:line="240" w:lineRule="auto"/>
        <w:rPr>
          <w:sz w:val="20"/>
          <w:szCs w:val="24"/>
        </w:rPr>
      </w:pPr>
      <w:r w:rsidRPr="00382C51">
        <w:rPr>
          <w:b/>
          <w:color w:val="0B2C5B"/>
          <w:sz w:val="28"/>
          <w:szCs w:val="24"/>
        </w:rPr>
        <w:t>ANNEXES (documents joints)</w:t>
      </w:r>
    </w:p>
    <w:tbl>
      <w:tblPr>
        <w:tblStyle w:val="TableNormal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6"/>
        <w:gridCol w:w="3405"/>
        <w:gridCol w:w="5773"/>
      </w:tblGrid>
      <w:tr w:rsidR="007F2F74" w:rsidRPr="00A17E30" w14:paraId="596FF2E8" w14:textId="77777777" w:rsidTr="0064631A">
        <w:trPr>
          <w:tblHeader/>
          <w:jc w:val="center"/>
        </w:trPr>
        <w:tc>
          <w:tcPr>
            <w:tcW w:w="507" w:type="pct"/>
            <w:shd w:val="clear" w:color="auto" w:fill="0B2C5B"/>
            <w:tcMar>
              <w:top w:w="80" w:type="dxa"/>
              <w:left w:w="80" w:type="dxa"/>
              <w:bottom w:w="80" w:type="dxa"/>
              <w:right w:w="80" w:type="dxa"/>
            </w:tcMar>
            <w:vAlign w:val="center"/>
          </w:tcPr>
          <w:p w14:paraId="1A46BB41" w14:textId="77777777" w:rsidR="007F2F74" w:rsidRPr="00382C51" w:rsidRDefault="00101FF0" w:rsidP="003F75C0">
            <w:pPr>
              <w:numPr>
                <w:ilvl w:val="0"/>
                <w:numId w:val="0"/>
              </w:numPr>
              <w:spacing w:after="0" w:line="240" w:lineRule="auto"/>
              <w:rPr>
                <w:sz w:val="20"/>
                <w:szCs w:val="20"/>
              </w:rPr>
            </w:pPr>
            <w:r w:rsidRPr="00382C51">
              <w:rPr>
                <w:b/>
                <w:color w:val="FFFFFF"/>
                <w:sz w:val="20"/>
                <w:szCs w:val="20"/>
              </w:rPr>
              <w:t>Annexe</w:t>
            </w:r>
          </w:p>
        </w:tc>
        <w:tc>
          <w:tcPr>
            <w:tcW w:w="1667" w:type="pct"/>
            <w:shd w:val="clear" w:color="auto" w:fill="0B2C5B"/>
            <w:tcMar>
              <w:top w:w="80" w:type="dxa"/>
              <w:left w:w="80" w:type="dxa"/>
              <w:bottom w:w="80" w:type="dxa"/>
              <w:right w:w="80" w:type="dxa"/>
            </w:tcMar>
            <w:vAlign w:val="center"/>
          </w:tcPr>
          <w:p w14:paraId="268A6D21" w14:textId="77777777" w:rsidR="007F2F74" w:rsidRPr="00382C51" w:rsidRDefault="00101FF0" w:rsidP="003F75C0">
            <w:pPr>
              <w:numPr>
                <w:ilvl w:val="0"/>
                <w:numId w:val="0"/>
              </w:numPr>
              <w:spacing w:after="0" w:line="240" w:lineRule="auto"/>
              <w:rPr>
                <w:sz w:val="20"/>
                <w:szCs w:val="20"/>
              </w:rPr>
            </w:pPr>
            <w:r w:rsidRPr="00382C51">
              <w:rPr>
                <w:b/>
                <w:color w:val="FFFFFF"/>
                <w:sz w:val="20"/>
                <w:szCs w:val="20"/>
              </w:rPr>
              <w:t>Titre</w:t>
            </w:r>
          </w:p>
        </w:tc>
        <w:tc>
          <w:tcPr>
            <w:tcW w:w="2826" w:type="pct"/>
            <w:shd w:val="clear" w:color="auto" w:fill="0B2C5B"/>
            <w:tcMar>
              <w:top w:w="80" w:type="dxa"/>
              <w:left w:w="80" w:type="dxa"/>
              <w:bottom w:w="80" w:type="dxa"/>
              <w:right w:w="80" w:type="dxa"/>
            </w:tcMar>
            <w:vAlign w:val="center"/>
          </w:tcPr>
          <w:p w14:paraId="27894D87" w14:textId="77777777" w:rsidR="007F2F74" w:rsidRPr="00382C51" w:rsidRDefault="00101FF0" w:rsidP="003F75C0">
            <w:pPr>
              <w:numPr>
                <w:ilvl w:val="0"/>
                <w:numId w:val="0"/>
              </w:numPr>
              <w:spacing w:after="0" w:line="240" w:lineRule="auto"/>
              <w:rPr>
                <w:sz w:val="20"/>
                <w:szCs w:val="20"/>
              </w:rPr>
            </w:pPr>
            <w:r w:rsidRPr="00382C51">
              <w:rPr>
                <w:b/>
                <w:color w:val="FFFFFF"/>
                <w:sz w:val="20"/>
                <w:szCs w:val="20"/>
              </w:rPr>
              <w:t>Rôle dans le dossier</w:t>
            </w:r>
          </w:p>
        </w:tc>
      </w:tr>
      <w:tr w:rsidR="007F2F74" w:rsidRPr="004058FA" w14:paraId="4576B55E" w14:textId="77777777" w:rsidTr="0064631A">
        <w:trPr>
          <w:cantSplit/>
          <w:jc w:val="center"/>
        </w:trPr>
        <w:tc>
          <w:tcPr>
            <w:tcW w:w="507" w:type="pct"/>
            <w:tcMar>
              <w:top w:w="80" w:type="dxa"/>
              <w:left w:w="80" w:type="dxa"/>
              <w:bottom w:w="80" w:type="dxa"/>
              <w:right w:w="80" w:type="dxa"/>
            </w:tcMar>
            <w:vAlign w:val="center"/>
          </w:tcPr>
          <w:p w14:paraId="36C69755" w14:textId="77777777" w:rsidR="007F2F74" w:rsidRPr="00382C51" w:rsidRDefault="00101FF0" w:rsidP="003F75C0">
            <w:pPr>
              <w:numPr>
                <w:ilvl w:val="0"/>
                <w:numId w:val="0"/>
              </w:numPr>
              <w:spacing w:after="0" w:line="240" w:lineRule="auto"/>
              <w:rPr>
                <w:sz w:val="20"/>
                <w:szCs w:val="20"/>
              </w:rPr>
            </w:pPr>
            <w:r w:rsidRPr="00382C51">
              <w:rPr>
                <w:b/>
                <w:color w:val="0B2C5B"/>
                <w:sz w:val="20"/>
                <w:szCs w:val="20"/>
              </w:rPr>
              <w:t>A</w:t>
            </w:r>
          </w:p>
        </w:tc>
        <w:tc>
          <w:tcPr>
            <w:tcW w:w="1667" w:type="pct"/>
            <w:tcMar>
              <w:top w:w="80" w:type="dxa"/>
              <w:left w:w="80" w:type="dxa"/>
              <w:bottom w:w="80" w:type="dxa"/>
              <w:right w:w="80" w:type="dxa"/>
            </w:tcMar>
            <w:vAlign w:val="center"/>
          </w:tcPr>
          <w:p w14:paraId="7BA864AD" w14:textId="77777777" w:rsidR="007F2F74" w:rsidRPr="00382C51" w:rsidRDefault="00101FF0" w:rsidP="003F75C0">
            <w:pPr>
              <w:numPr>
                <w:ilvl w:val="0"/>
                <w:numId w:val="0"/>
              </w:numPr>
              <w:spacing w:after="0" w:line="240" w:lineRule="auto"/>
              <w:rPr>
                <w:sz w:val="20"/>
                <w:szCs w:val="20"/>
              </w:rPr>
            </w:pPr>
            <w:r w:rsidRPr="00382C51">
              <w:rPr>
                <w:sz w:val="20"/>
                <w:szCs w:val="20"/>
              </w:rPr>
              <w:t>Bilan détaillé du pilote</w:t>
            </w:r>
          </w:p>
        </w:tc>
        <w:tc>
          <w:tcPr>
            <w:tcW w:w="2826" w:type="pct"/>
            <w:tcMar>
              <w:top w:w="80" w:type="dxa"/>
              <w:left w:w="80" w:type="dxa"/>
              <w:bottom w:w="80" w:type="dxa"/>
              <w:right w:w="80" w:type="dxa"/>
            </w:tcMar>
            <w:vAlign w:val="center"/>
          </w:tcPr>
          <w:p w14:paraId="062B4806" w14:textId="77777777" w:rsidR="007F2F74" w:rsidRPr="00382C51" w:rsidRDefault="00101FF0" w:rsidP="003F75C0">
            <w:pPr>
              <w:numPr>
                <w:ilvl w:val="0"/>
                <w:numId w:val="0"/>
              </w:numPr>
              <w:spacing w:after="0" w:line="240" w:lineRule="auto"/>
              <w:rPr>
                <w:sz w:val="20"/>
                <w:szCs w:val="20"/>
                <w:lang w:val="fr-CA"/>
              </w:rPr>
            </w:pPr>
            <w:r w:rsidRPr="00382C51">
              <w:rPr>
                <w:sz w:val="20"/>
                <w:szCs w:val="20"/>
                <w:lang w:val="fr-CA"/>
              </w:rPr>
              <w:t>Base probante : résultats, verbatims, cas externes, exclusions, epsilons, PVP.</w:t>
            </w:r>
          </w:p>
        </w:tc>
      </w:tr>
      <w:tr w:rsidR="007F2F74" w:rsidRPr="004058FA" w14:paraId="282BE836" w14:textId="77777777" w:rsidTr="0064631A">
        <w:trPr>
          <w:cantSplit/>
          <w:jc w:val="center"/>
        </w:trPr>
        <w:tc>
          <w:tcPr>
            <w:tcW w:w="507" w:type="pct"/>
            <w:shd w:val="clear" w:color="auto" w:fill="F7F9FC"/>
            <w:tcMar>
              <w:top w:w="80" w:type="dxa"/>
              <w:left w:w="80" w:type="dxa"/>
              <w:bottom w:w="80" w:type="dxa"/>
              <w:right w:w="80" w:type="dxa"/>
            </w:tcMar>
            <w:vAlign w:val="center"/>
          </w:tcPr>
          <w:p w14:paraId="7618B0E9" w14:textId="77777777" w:rsidR="007F2F74" w:rsidRPr="00382C51" w:rsidRDefault="00101FF0" w:rsidP="003F75C0">
            <w:pPr>
              <w:numPr>
                <w:ilvl w:val="0"/>
                <w:numId w:val="0"/>
              </w:numPr>
              <w:spacing w:after="0" w:line="240" w:lineRule="auto"/>
              <w:rPr>
                <w:sz w:val="20"/>
                <w:szCs w:val="20"/>
              </w:rPr>
            </w:pPr>
            <w:r w:rsidRPr="00382C51">
              <w:rPr>
                <w:b/>
                <w:color w:val="0B2C5B"/>
                <w:sz w:val="20"/>
                <w:szCs w:val="20"/>
              </w:rPr>
              <w:t>B</w:t>
            </w:r>
          </w:p>
        </w:tc>
        <w:tc>
          <w:tcPr>
            <w:tcW w:w="1667" w:type="pct"/>
            <w:shd w:val="clear" w:color="auto" w:fill="F7F9FC"/>
            <w:tcMar>
              <w:top w:w="80" w:type="dxa"/>
              <w:left w:w="80" w:type="dxa"/>
              <w:bottom w:w="80" w:type="dxa"/>
              <w:right w:w="80" w:type="dxa"/>
            </w:tcMar>
            <w:vAlign w:val="center"/>
          </w:tcPr>
          <w:p w14:paraId="2C47CBB6" w14:textId="77777777" w:rsidR="007F2F74" w:rsidRPr="00382C51" w:rsidRDefault="00101FF0" w:rsidP="003F75C0">
            <w:pPr>
              <w:numPr>
                <w:ilvl w:val="0"/>
                <w:numId w:val="0"/>
              </w:numPr>
              <w:spacing w:after="0" w:line="240" w:lineRule="auto"/>
              <w:rPr>
                <w:sz w:val="20"/>
                <w:szCs w:val="20"/>
              </w:rPr>
            </w:pPr>
            <w:r w:rsidRPr="00382C51">
              <w:rPr>
                <w:sz w:val="20"/>
                <w:szCs w:val="20"/>
              </w:rPr>
              <w:t>Guide d’utilisation</w:t>
            </w:r>
          </w:p>
        </w:tc>
        <w:tc>
          <w:tcPr>
            <w:tcW w:w="2826" w:type="pct"/>
            <w:shd w:val="clear" w:color="auto" w:fill="F7F9FC"/>
            <w:tcMar>
              <w:top w:w="80" w:type="dxa"/>
              <w:left w:w="80" w:type="dxa"/>
              <w:bottom w:w="80" w:type="dxa"/>
              <w:right w:w="80" w:type="dxa"/>
            </w:tcMar>
            <w:vAlign w:val="center"/>
          </w:tcPr>
          <w:p w14:paraId="595EE2B4" w14:textId="77777777" w:rsidR="007F2F74" w:rsidRPr="00382C51" w:rsidRDefault="00101FF0" w:rsidP="003F75C0">
            <w:pPr>
              <w:numPr>
                <w:ilvl w:val="0"/>
                <w:numId w:val="0"/>
              </w:numPr>
              <w:spacing w:after="0" w:line="240" w:lineRule="auto"/>
              <w:rPr>
                <w:sz w:val="20"/>
                <w:szCs w:val="20"/>
                <w:lang w:val="fr-CA"/>
              </w:rPr>
            </w:pPr>
            <w:r w:rsidRPr="00382C51">
              <w:rPr>
                <w:sz w:val="20"/>
                <w:szCs w:val="20"/>
                <w:lang w:val="fr-CA"/>
              </w:rPr>
              <w:t>Règles d’usage, situations d’abstention, parcours par licence, prompts, signalement.</w:t>
            </w:r>
          </w:p>
        </w:tc>
      </w:tr>
      <w:tr w:rsidR="007F2F74" w:rsidRPr="004058FA" w14:paraId="296B5B25" w14:textId="77777777" w:rsidTr="0064631A">
        <w:trPr>
          <w:cantSplit/>
          <w:jc w:val="center"/>
        </w:trPr>
        <w:tc>
          <w:tcPr>
            <w:tcW w:w="507" w:type="pct"/>
            <w:tcMar>
              <w:top w:w="80" w:type="dxa"/>
              <w:left w:w="80" w:type="dxa"/>
              <w:bottom w:w="80" w:type="dxa"/>
              <w:right w:w="80" w:type="dxa"/>
            </w:tcMar>
            <w:vAlign w:val="center"/>
          </w:tcPr>
          <w:p w14:paraId="37782AC5" w14:textId="77777777" w:rsidR="007F2F74" w:rsidRPr="00382C51" w:rsidRDefault="00101FF0" w:rsidP="003F75C0">
            <w:pPr>
              <w:numPr>
                <w:ilvl w:val="0"/>
                <w:numId w:val="0"/>
              </w:numPr>
              <w:spacing w:after="0" w:line="240" w:lineRule="auto"/>
              <w:rPr>
                <w:sz w:val="20"/>
                <w:szCs w:val="20"/>
              </w:rPr>
            </w:pPr>
            <w:r w:rsidRPr="00382C51">
              <w:rPr>
                <w:b/>
                <w:color w:val="0B2C5B"/>
                <w:sz w:val="20"/>
                <w:szCs w:val="20"/>
              </w:rPr>
              <w:t>C</w:t>
            </w:r>
          </w:p>
        </w:tc>
        <w:tc>
          <w:tcPr>
            <w:tcW w:w="1667" w:type="pct"/>
            <w:tcMar>
              <w:top w:w="80" w:type="dxa"/>
              <w:left w:w="80" w:type="dxa"/>
              <w:bottom w:w="80" w:type="dxa"/>
              <w:right w:w="80" w:type="dxa"/>
            </w:tcMar>
            <w:vAlign w:val="center"/>
          </w:tcPr>
          <w:p w14:paraId="180DA887" w14:textId="77777777" w:rsidR="007F2F74" w:rsidRPr="00382C51" w:rsidRDefault="00101FF0" w:rsidP="003F75C0">
            <w:pPr>
              <w:numPr>
                <w:ilvl w:val="0"/>
                <w:numId w:val="0"/>
              </w:numPr>
              <w:spacing w:after="0" w:line="240" w:lineRule="auto"/>
              <w:rPr>
                <w:sz w:val="20"/>
                <w:szCs w:val="20"/>
              </w:rPr>
            </w:pPr>
            <w:r w:rsidRPr="00382C51">
              <w:rPr>
                <w:sz w:val="20"/>
                <w:szCs w:val="20"/>
              </w:rPr>
              <w:t>Plan de formation</w:t>
            </w:r>
          </w:p>
        </w:tc>
        <w:tc>
          <w:tcPr>
            <w:tcW w:w="2826" w:type="pct"/>
            <w:tcMar>
              <w:top w:w="80" w:type="dxa"/>
              <w:left w:w="80" w:type="dxa"/>
              <w:bottom w:w="80" w:type="dxa"/>
              <w:right w:w="80" w:type="dxa"/>
            </w:tcMar>
            <w:vAlign w:val="center"/>
          </w:tcPr>
          <w:p w14:paraId="5F06F82A" w14:textId="77777777" w:rsidR="007F2F74" w:rsidRPr="00382C51" w:rsidRDefault="00101FF0" w:rsidP="003F75C0">
            <w:pPr>
              <w:numPr>
                <w:ilvl w:val="0"/>
                <w:numId w:val="0"/>
              </w:numPr>
              <w:spacing w:after="0" w:line="240" w:lineRule="auto"/>
              <w:rPr>
                <w:sz w:val="20"/>
                <w:szCs w:val="20"/>
                <w:lang w:val="fr-CA"/>
              </w:rPr>
            </w:pPr>
            <w:r w:rsidRPr="00382C51">
              <w:rPr>
                <w:sz w:val="20"/>
                <w:szCs w:val="20"/>
                <w:lang w:val="fr-CA"/>
              </w:rPr>
              <w:t>Microcapsule obligatoire, formats, volet rencontres externes, calendrier.</w:t>
            </w:r>
          </w:p>
        </w:tc>
      </w:tr>
      <w:tr w:rsidR="007F2F74" w:rsidRPr="004058FA" w14:paraId="00079A14" w14:textId="77777777" w:rsidTr="0064631A">
        <w:trPr>
          <w:cantSplit/>
          <w:jc w:val="center"/>
        </w:trPr>
        <w:tc>
          <w:tcPr>
            <w:tcW w:w="507" w:type="pct"/>
            <w:shd w:val="clear" w:color="auto" w:fill="F7F9FC"/>
            <w:tcMar>
              <w:top w:w="80" w:type="dxa"/>
              <w:left w:w="80" w:type="dxa"/>
              <w:bottom w:w="80" w:type="dxa"/>
              <w:right w:w="80" w:type="dxa"/>
            </w:tcMar>
            <w:vAlign w:val="center"/>
          </w:tcPr>
          <w:p w14:paraId="169465E6" w14:textId="77777777" w:rsidR="007F2F74" w:rsidRPr="00382C51" w:rsidRDefault="00101FF0" w:rsidP="003F75C0">
            <w:pPr>
              <w:numPr>
                <w:ilvl w:val="0"/>
                <w:numId w:val="0"/>
              </w:numPr>
              <w:spacing w:after="0" w:line="240" w:lineRule="auto"/>
              <w:rPr>
                <w:sz w:val="20"/>
                <w:szCs w:val="20"/>
              </w:rPr>
            </w:pPr>
            <w:r w:rsidRPr="00382C51">
              <w:rPr>
                <w:b/>
                <w:color w:val="0B2C5B"/>
                <w:sz w:val="20"/>
                <w:szCs w:val="20"/>
              </w:rPr>
              <w:t>D</w:t>
            </w:r>
          </w:p>
        </w:tc>
        <w:tc>
          <w:tcPr>
            <w:tcW w:w="1667" w:type="pct"/>
            <w:shd w:val="clear" w:color="auto" w:fill="F7F9FC"/>
            <w:tcMar>
              <w:top w:w="80" w:type="dxa"/>
              <w:left w:w="80" w:type="dxa"/>
              <w:bottom w:w="80" w:type="dxa"/>
              <w:right w:w="80" w:type="dxa"/>
            </w:tcMar>
            <w:vAlign w:val="center"/>
          </w:tcPr>
          <w:p w14:paraId="5615D8A8" w14:textId="77777777" w:rsidR="007F2F74" w:rsidRPr="00382C51" w:rsidRDefault="00101FF0" w:rsidP="003F75C0">
            <w:pPr>
              <w:numPr>
                <w:ilvl w:val="0"/>
                <w:numId w:val="0"/>
              </w:numPr>
              <w:spacing w:after="0" w:line="240" w:lineRule="auto"/>
              <w:rPr>
                <w:sz w:val="20"/>
                <w:szCs w:val="20"/>
                <w:lang w:val="fr-CA"/>
              </w:rPr>
            </w:pPr>
            <w:r w:rsidRPr="00382C51">
              <w:rPr>
                <w:sz w:val="20"/>
                <w:szCs w:val="20"/>
                <w:lang w:val="fr-CA"/>
              </w:rPr>
              <w:t>Plan de déploiement et horizon</w:t>
            </w:r>
          </w:p>
        </w:tc>
        <w:tc>
          <w:tcPr>
            <w:tcW w:w="2826" w:type="pct"/>
            <w:shd w:val="clear" w:color="auto" w:fill="F7F9FC"/>
            <w:tcMar>
              <w:top w:w="80" w:type="dxa"/>
              <w:left w:w="80" w:type="dxa"/>
              <w:bottom w:w="80" w:type="dxa"/>
              <w:right w:w="80" w:type="dxa"/>
            </w:tcMar>
            <w:vAlign w:val="center"/>
          </w:tcPr>
          <w:p w14:paraId="1F259666" w14:textId="77777777" w:rsidR="007F2F74" w:rsidRPr="00382C51" w:rsidRDefault="00101FF0" w:rsidP="003F75C0">
            <w:pPr>
              <w:numPr>
                <w:ilvl w:val="0"/>
                <w:numId w:val="0"/>
              </w:numPr>
              <w:spacing w:after="0" w:line="240" w:lineRule="auto"/>
              <w:rPr>
                <w:sz w:val="20"/>
                <w:szCs w:val="20"/>
                <w:lang w:val="fr-CA"/>
              </w:rPr>
            </w:pPr>
            <w:r w:rsidRPr="00382C51">
              <w:rPr>
                <w:sz w:val="20"/>
                <w:szCs w:val="20"/>
                <w:lang w:val="fr-CA"/>
              </w:rPr>
              <w:t>Trois phases, conditions préalables, suivi à 1/3/6 mois.</w:t>
            </w:r>
          </w:p>
        </w:tc>
      </w:tr>
      <w:tr w:rsidR="007F2F74" w:rsidRPr="00460571" w14:paraId="66496689" w14:textId="77777777" w:rsidTr="0064631A">
        <w:trPr>
          <w:cantSplit/>
          <w:jc w:val="center"/>
        </w:trPr>
        <w:tc>
          <w:tcPr>
            <w:tcW w:w="507" w:type="pct"/>
            <w:tcMar>
              <w:top w:w="80" w:type="dxa"/>
              <w:left w:w="80" w:type="dxa"/>
              <w:bottom w:w="80" w:type="dxa"/>
              <w:right w:w="80" w:type="dxa"/>
            </w:tcMar>
            <w:vAlign w:val="center"/>
          </w:tcPr>
          <w:p w14:paraId="3EAEAEA2" w14:textId="77777777" w:rsidR="007F2F74" w:rsidRPr="00382C51" w:rsidRDefault="00101FF0" w:rsidP="003F75C0">
            <w:pPr>
              <w:numPr>
                <w:ilvl w:val="0"/>
                <w:numId w:val="0"/>
              </w:numPr>
              <w:spacing w:after="0" w:line="240" w:lineRule="auto"/>
              <w:rPr>
                <w:sz w:val="20"/>
                <w:szCs w:val="20"/>
              </w:rPr>
            </w:pPr>
            <w:commentRangeStart w:id="58"/>
            <w:r w:rsidRPr="00382C51">
              <w:rPr>
                <w:b/>
                <w:color w:val="0B2C5B"/>
                <w:sz w:val="20"/>
                <w:szCs w:val="20"/>
              </w:rPr>
              <w:t>E</w:t>
            </w:r>
          </w:p>
        </w:tc>
        <w:tc>
          <w:tcPr>
            <w:tcW w:w="1667" w:type="pct"/>
            <w:tcMar>
              <w:top w:w="80" w:type="dxa"/>
              <w:left w:w="80" w:type="dxa"/>
              <w:bottom w:w="80" w:type="dxa"/>
              <w:right w:w="80" w:type="dxa"/>
            </w:tcMar>
            <w:vAlign w:val="center"/>
          </w:tcPr>
          <w:p w14:paraId="4E6E4DA0" w14:textId="4F1481C5" w:rsidR="007F2F74" w:rsidRPr="00382C51" w:rsidRDefault="00101FF0" w:rsidP="003F75C0">
            <w:pPr>
              <w:numPr>
                <w:ilvl w:val="0"/>
                <w:numId w:val="0"/>
              </w:numPr>
              <w:spacing w:after="0" w:line="240" w:lineRule="auto"/>
              <w:rPr>
                <w:sz w:val="20"/>
                <w:szCs w:val="20"/>
              </w:rPr>
            </w:pPr>
            <w:del w:id="59" w:author="Simon Cloutier" w:date="2026-08-25T17:01:00Z" w16du:dateUtc="2026-08-25T21:01:00Z">
              <w:r w:rsidRPr="00382C51">
                <w:rPr>
                  <w:sz w:val="20"/>
                  <w:szCs w:val="20"/>
                </w:rPr>
                <w:delText>Note de benchmark</w:delText>
              </w:r>
            </w:del>
            <w:ins w:id="60" w:author="Simon Cloutier" w:date="2026-08-25T17:01:00Z" w16du:dateUtc="2026-08-25T21:01:00Z">
              <w:r w:rsidR="00D92936">
                <w:rPr>
                  <w:sz w:val="20"/>
                  <w:szCs w:val="20"/>
                </w:rPr>
                <w:t>Risques et mitigation</w:t>
              </w:r>
            </w:ins>
          </w:p>
        </w:tc>
        <w:tc>
          <w:tcPr>
            <w:tcW w:w="2826" w:type="pct"/>
            <w:tcMar>
              <w:top w:w="80" w:type="dxa"/>
              <w:left w:w="80" w:type="dxa"/>
              <w:bottom w:w="80" w:type="dxa"/>
              <w:right w:w="80" w:type="dxa"/>
            </w:tcMar>
            <w:vAlign w:val="center"/>
          </w:tcPr>
          <w:p w14:paraId="78A4D341" w14:textId="2E81EA8D" w:rsidR="007F2F74" w:rsidRPr="00382C51" w:rsidRDefault="00101FF0" w:rsidP="003F75C0">
            <w:pPr>
              <w:numPr>
                <w:ilvl w:val="0"/>
                <w:numId w:val="0"/>
              </w:numPr>
              <w:spacing w:after="0" w:line="240" w:lineRule="auto"/>
              <w:rPr>
                <w:sz w:val="20"/>
                <w:szCs w:val="20"/>
                <w:lang w:val="fr-CA"/>
              </w:rPr>
            </w:pPr>
            <w:del w:id="61" w:author="Simon Cloutier" w:date="2026-08-25T17:01:00Z" w16du:dateUtc="2026-08-25T21:01:00Z">
              <w:r w:rsidRPr="00382C51">
                <w:rPr>
                  <w:sz w:val="20"/>
                  <w:szCs w:val="20"/>
                  <w:lang w:val="fr-CA"/>
                </w:rPr>
                <w:delText>Comparables externes, référentiels publics, signal BDC.</w:delText>
              </w:r>
            </w:del>
            <w:commentRangeEnd w:id="58"/>
            <w:r w:rsidR="006F4526">
              <w:rPr>
                <w:rStyle w:val="Marquedecommentaire"/>
                <w:sz w:val="20"/>
                <w:szCs w:val="20"/>
                <w:lang w:val="fr-CA"/>
              </w:rPr>
              <w:commentReference w:id="58"/>
            </w:r>
            <w:ins w:id="62" w:author="Simon Cloutier" w:date="2026-08-25T17:02:00Z" w16du:dateUtc="2026-08-25T21:02:00Z">
              <w:r w:rsidR="00FC2B69">
                <w:rPr>
                  <w:sz w:val="20"/>
                  <w:szCs w:val="20"/>
                  <w:lang w:val="fr-CA"/>
                </w:rPr>
                <w:t>Descriptif</w:t>
              </w:r>
            </w:ins>
            <w:ins w:id="63" w:author="Simon Cloutier" w:date="2026-08-25T17:01:00Z" w16du:dateUtc="2026-08-25T21:01:00Z">
              <w:r w:rsidR="00D92936">
                <w:rPr>
                  <w:sz w:val="20"/>
                  <w:szCs w:val="20"/>
                  <w:lang w:val="fr-CA"/>
                </w:rPr>
                <w:t xml:space="preserve"> des risques</w:t>
              </w:r>
            </w:ins>
            <w:ins w:id="64" w:author="Simon Cloutier" w:date="2026-08-25T17:02:00Z" w16du:dateUtc="2026-08-25T21:02:00Z">
              <w:r w:rsidR="00FC2B69">
                <w:rPr>
                  <w:sz w:val="20"/>
                  <w:szCs w:val="20"/>
                  <w:lang w:val="fr-CA"/>
                </w:rPr>
                <w:t xml:space="preserve"> et des conditions d’autorisation</w:t>
              </w:r>
            </w:ins>
          </w:p>
        </w:tc>
      </w:tr>
    </w:tbl>
    <w:p w14:paraId="3CBF5BD6" w14:textId="77777777" w:rsidR="009F6087" w:rsidRPr="00A17E30" w:rsidRDefault="009F6087" w:rsidP="003F75C0">
      <w:pPr>
        <w:numPr>
          <w:ilvl w:val="0"/>
          <w:numId w:val="0"/>
        </w:numPr>
        <w:spacing w:after="0" w:line="240" w:lineRule="auto"/>
        <w:rPr>
          <w:sz w:val="20"/>
          <w:szCs w:val="24"/>
          <w:lang w:val="fr-CA"/>
        </w:rPr>
      </w:pPr>
    </w:p>
    <w:sectPr w:rsidR="009F6087" w:rsidRPr="00A17E30" w:rsidSect="00034616">
      <w:footerReference w:type="even" r:id="rId15"/>
      <w:footerReference w:type="default" r:id="rId16"/>
      <w:footerReference w:type="first" r:id="rId17"/>
      <w:pgSz w:w="12240" w:h="15840"/>
      <w:pgMar w:top="864" w:right="1008" w:bottom="864" w:left="100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ia Homsy" w:date="2026-08-24T14:21:00Z" w:initials="MH">
    <w:p w14:paraId="11F34E2A" w14:textId="5419979B" w:rsidR="007F334B" w:rsidRDefault="007F334B">
      <w:pPr>
        <w:pStyle w:val="Commentaire"/>
      </w:pPr>
      <w:r>
        <w:rPr>
          <w:rStyle w:val="Marquedecommentaire"/>
        </w:rPr>
        <w:annotationRef/>
      </w:r>
      <w:r w:rsidRPr="4C6D08BD">
        <w:t>ok donc c'est sans frais ? Ou il y a des frais indirects à mentionner ? Je pense que non...à part le coût "d'opportunité" des mettre des heures pour encadrer le projet. Est-ce qu'on essaie de chiffrer les gains ? Est-ce qu'on devrait préciser que c'Est donc un gain net pour l'organisation ?</w:t>
      </w:r>
    </w:p>
    <w:p w14:paraId="1B8A8130" w14:textId="5EEE8743" w:rsidR="007F334B" w:rsidRDefault="007F334B">
      <w:pPr>
        <w:pStyle w:val="Commentaire"/>
      </w:pPr>
      <w:r w:rsidRPr="5606FE39">
        <w:t xml:space="preserve">J'aimerais que la valeur ajoutée ressorte davantage. </w:t>
      </w:r>
    </w:p>
    <w:p w14:paraId="5D4FDF5F" w14:textId="092C2A9F" w:rsidR="007F334B" w:rsidRDefault="007F334B">
      <w:pPr>
        <w:pStyle w:val="Commentaire"/>
      </w:pPr>
      <w:r w:rsidRPr="17FB538E">
        <w:t>Je trouve la section sur les risque disproportionnée vs la section sur la valeur</w:t>
      </w:r>
    </w:p>
  </w:comment>
  <w:comment w:id="3" w:author="Simon Cloutier" w:date="2026-08-25T12:34:00Z" w:initials="a">
    <w:p w14:paraId="0E2DDE7D" w14:textId="77777777" w:rsidR="00E91050" w:rsidRDefault="0059735A" w:rsidP="00E91050">
      <w:pPr>
        <w:pStyle w:val="Commentaire"/>
        <w:numPr>
          <w:ilvl w:val="0"/>
          <w:numId w:val="0"/>
        </w:numPr>
      </w:pPr>
      <w:r>
        <w:rPr>
          <w:rStyle w:val="Titre5Car"/>
        </w:rPr>
        <w:annotationRef/>
      </w:r>
      <w:r w:rsidR="00E91050">
        <w:t>3. bon point. je crois que le detail sur les risques devraient etre en annexe . ca va grandement alléger le doc.</w:t>
      </w:r>
    </w:p>
  </w:comment>
  <w:comment w:id="4" w:author="Simon Cloutier" w:date="2026-08-25T16:42:00Z" w:initials="SC">
    <w:p w14:paraId="5164AE4F" w14:textId="0B94421F" w:rsidR="00E91050" w:rsidRDefault="00BD7C17" w:rsidP="00E91050">
      <w:pPr>
        <w:pStyle w:val="Commentaire"/>
        <w:numPr>
          <w:ilvl w:val="0"/>
          <w:numId w:val="0"/>
        </w:numPr>
      </w:pPr>
      <w:r>
        <w:rPr>
          <w:rStyle w:val="Marquedecommentaire"/>
        </w:rPr>
        <w:annotationRef/>
      </w:r>
      <w:r w:rsidR="00E91050">
        <w:fldChar w:fldCharType="begin"/>
      </w:r>
      <w:r w:rsidR="00E91050">
        <w:instrText>HYPERLINK "mailto:magdalena.planeta@invest-quebec.com"</w:instrText>
      </w:r>
      <w:bookmarkStart w:id="5" w:name="_@_575BF78521244952B077982AE96BC8D9Z"/>
      <w:r w:rsidR="00E91050">
        <w:fldChar w:fldCharType="separate"/>
      </w:r>
      <w:bookmarkEnd w:id="5"/>
      <w:r w:rsidR="00E91050" w:rsidRPr="00E91050">
        <w:rPr>
          <w:rStyle w:val="Mention"/>
          <w:noProof/>
        </w:rPr>
        <w:t>@Magdalena Planeta</w:t>
      </w:r>
      <w:r w:rsidR="00E91050">
        <w:fldChar w:fldCharType="end"/>
      </w:r>
      <w:r w:rsidR="00E91050">
        <w:t xml:space="preserve"> 3. Pour info, j’ai créé une nouvelle annexe, l’annexe E, avec le détail sur les risques.</w:t>
      </w:r>
    </w:p>
  </w:comment>
  <w:comment w:id="12" w:author="Jo-Annie Fortin" w:date="2026-08-11T12:08:00Z" w:initials="JF">
    <w:p w14:paraId="2FFAA54C" w14:textId="099BC82A" w:rsidR="00592EE5" w:rsidRDefault="00592EE5">
      <w:r>
        <w:annotationRef/>
      </w:r>
      <w:r w:rsidRPr="1244E868">
        <w:t>à quoi fait-on référence ici?</w:t>
      </w:r>
    </w:p>
    <w:p w14:paraId="300B9D68" w14:textId="274923CF" w:rsidR="00592EE5" w:rsidRDefault="00592EE5"/>
  </w:comment>
  <w:comment w:id="13" w:author="Mia Homsy" w:date="2026-08-24T14:22:00Z" w:initials="MH">
    <w:p w14:paraId="6C05C209" w14:textId="59C0729F" w:rsidR="001D374E" w:rsidRDefault="001D374E">
      <w:pPr>
        <w:pStyle w:val="Commentaire"/>
      </w:pPr>
      <w:r>
        <w:rPr>
          <w:rStyle w:val="Marquedecommentaire"/>
        </w:rPr>
        <w:annotationRef/>
      </w:r>
      <w:r w:rsidRPr="3D28ACB2">
        <w:t>merci de choisir un autre terme, je ne comprends pas non plus</w:t>
      </w:r>
    </w:p>
    <w:p w14:paraId="47179A10" w14:textId="7F9EFE3B" w:rsidR="001D374E" w:rsidRDefault="001D374E">
      <w:pPr>
        <w:pStyle w:val="Commentaire"/>
      </w:pPr>
    </w:p>
  </w:comment>
  <w:comment w:id="14" w:author="Mia Homsy" w:date="2026-08-24T14:23:00Z" w:initials="MH">
    <w:p w14:paraId="734C34FA" w14:textId="58CDAC0C" w:rsidR="001D374E" w:rsidRDefault="001D374E">
      <w:pPr>
        <w:pStyle w:val="Commentaire"/>
      </w:pPr>
      <w:r>
        <w:rPr>
          <w:rStyle w:val="Marquedecommentaire"/>
        </w:rPr>
        <w:annotationRef/>
      </w:r>
      <w:r w:rsidRPr="31DB884A">
        <w:t>désolée mais il n'y a rien de clair pour moi dans ce paragraphe.</w:t>
      </w:r>
    </w:p>
    <w:p w14:paraId="034B651D" w14:textId="758E9B55" w:rsidR="001D374E" w:rsidRDefault="001D374E">
      <w:pPr>
        <w:pStyle w:val="Commentaire"/>
      </w:pPr>
    </w:p>
  </w:comment>
  <w:comment w:id="16" w:author="Jo-Annie Fortin" w:date="2026-08-11T12:09:00Z" w:initials="JF">
    <w:p w14:paraId="5CDE6C5B" w14:textId="0DFA3DD8" w:rsidR="00E80590" w:rsidRDefault="00E80590">
      <w:r>
        <w:annotationRef/>
      </w:r>
      <w:r w:rsidRPr="6C93759B">
        <w:t>c'est une règle qu'on devra communiquer plus clairement et formellement</w:t>
      </w:r>
    </w:p>
  </w:comment>
  <w:comment w:id="17" w:author="Magdalena Planeta" w:date="2026-08-11T12:43:00Z" w:initials="MP">
    <w:p w14:paraId="45B3956C" w14:textId="30B41894" w:rsidR="007411A0" w:rsidRDefault="007411A0">
      <w:r>
        <w:annotationRef/>
      </w:r>
      <w:r w:rsidRPr="1BB35F64">
        <w:t xml:space="preserve">les outils tiers non autorisés </w:t>
      </w:r>
    </w:p>
  </w:comment>
  <w:comment w:id="18" w:author="Simon Cloutier" w:date="2026-08-18T12:45:00Z" w:initials="SC">
    <w:p w14:paraId="33F76627" w14:textId="77777777" w:rsidR="00D864F1" w:rsidRDefault="00D864F1" w:rsidP="00D864F1">
      <w:pPr>
        <w:pStyle w:val="Commentaire"/>
        <w:numPr>
          <w:ilvl w:val="0"/>
          <w:numId w:val="0"/>
        </w:numPr>
      </w:pPr>
      <w:r>
        <w:annotationRef/>
      </w:r>
      <w:r>
        <w:t>Je n’ai pas lu le guide. Est-ce qu’on en fait référence dans le guide?</w:t>
      </w:r>
    </w:p>
  </w:comment>
  <w:comment w:id="40" w:author="Mia Homsy" w:date="2026-08-24T14:27:00Z" w:initials="MH">
    <w:p w14:paraId="16E70507" w14:textId="33855E71" w:rsidR="001D374E" w:rsidRDefault="001D374E">
      <w:pPr>
        <w:pStyle w:val="Commentaire"/>
      </w:pPr>
      <w:r>
        <w:rPr>
          <w:rStyle w:val="Marquedecommentaire"/>
        </w:rPr>
        <w:annotationRef/>
      </w:r>
      <w:r w:rsidRPr="4201E7D9">
        <w:t xml:space="preserve">ce n'Est pas un peu exagéré ? </w:t>
      </w:r>
    </w:p>
    <w:p w14:paraId="215969DD" w14:textId="3F475F77" w:rsidR="001D374E" w:rsidRDefault="001D374E">
      <w:pPr>
        <w:pStyle w:val="Commentaire"/>
      </w:pPr>
      <w:r w:rsidRPr="60A4481D">
        <w:t>Je dirais au maximum ÉLEVÉ</w:t>
      </w:r>
    </w:p>
    <w:p w14:paraId="3555A335" w14:textId="1E9EBCB6" w:rsidR="001D374E" w:rsidRDefault="001D374E">
      <w:pPr>
        <w:pStyle w:val="Commentaire"/>
      </w:pPr>
    </w:p>
  </w:comment>
  <w:comment w:id="41" w:author="Simon Cloutier" w:date="2026-08-25T16:21:00Z" w:initials="SC">
    <w:p w14:paraId="437CB89D" w14:textId="77777777" w:rsidR="00907C69" w:rsidRDefault="00907C69" w:rsidP="00907C69">
      <w:pPr>
        <w:pStyle w:val="Commentaire"/>
        <w:numPr>
          <w:ilvl w:val="0"/>
          <w:numId w:val="0"/>
        </w:numPr>
      </w:pPr>
      <w:r>
        <w:rPr>
          <w:rStyle w:val="Marquedecommentaire"/>
        </w:rPr>
        <w:annotationRef/>
      </w:r>
      <w:r>
        <w:t>Je comprends que ca peut sembler de prime à bord sévère, mais nous avons une méthodologie pour permettre la comparabilité entre les cas d’usage.</w:t>
      </w:r>
    </w:p>
    <w:p w14:paraId="22C32BC4" w14:textId="77777777" w:rsidR="00907C69" w:rsidRDefault="00907C69" w:rsidP="00907C69">
      <w:pPr>
        <w:pStyle w:val="Commentaire"/>
        <w:numPr>
          <w:ilvl w:val="0"/>
          <w:numId w:val="0"/>
        </w:numPr>
      </w:pPr>
    </w:p>
    <w:p w14:paraId="3472B1AE" w14:textId="77777777" w:rsidR="00907C69" w:rsidRDefault="00907C69" w:rsidP="00907C69">
      <w:pPr>
        <w:pStyle w:val="Commentaire"/>
        <w:numPr>
          <w:ilvl w:val="0"/>
          <w:numId w:val="0"/>
        </w:numPr>
      </w:pPr>
      <w:r>
        <w:t xml:space="preserve">Pourquoi nous avons un risque très élevé ici, c’est que le risque inhérent du cas d’usage est évalué sur la base d’un déploiement dans l’environnement de contrôle actuel, avec une portée non circonscrite. Ça veut dire que le risque lié au cas d’usage implique que nous pourrions utiliser la transcription dans des rencontres de nature RH, des comités du CA ou des rencontres clients. Cela pourrait justifier un risque très élevé si les informations venaient à sortir de l’organisation (appuyer par Copilot ahah). </w:t>
      </w:r>
    </w:p>
    <w:p w14:paraId="2F1731E2" w14:textId="77777777" w:rsidR="00907C69" w:rsidRDefault="00907C69" w:rsidP="00907C69">
      <w:pPr>
        <w:pStyle w:val="Commentaire"/>
        <w:numPr>
          <w:ilvl w:val="0"/>
          <w:numId w:val="0"/>
        </w:numPr>
      </w:pPr>
    </w:p>
    <w:p w14:paraId="2797EDD8" w14:textId="77777777" w:rsidR="00907C69" w:rsidRDefault="00907C69" w:rsidP="00907C69">
      <w:pPr>
        <w:pStyle w:val="Commentaire"/>
        <w:numPr>
          <w:ilvl w:val="0"/>
          <w:numId w:val="0"/>
        </w:numPr>
      </w:pPr>
      <w:r>
        <w:t>Dans tous les cas, je crois qu’une discussion s’impose sur la question.</w:t>
      </w:r>
    </w:p>
  </w:comment>
  <w:comment w:id="58" w:author="Magdalena Planeta" w:date="2026-08-10T17:53:00Z" w:initials="MP">
    <w:p w14:paraId="5A7CCC5D" w14:textId="74C8DB13" w:rsidR="00DA13E9" w:rsidRDefault="00F86FEE">
      <w:r>
        <w:annotationRef/>
      </w:r>
      <w:r w:rsidR="00DA13E9" w:rsidRPr="6D1A93E7">
        <w:t>Pas certaine de l’avoir on n’arrive pas à avoir les retour -risque de se retrouver dans le bilan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4FDF5F" w15:done="0"/>
  <w15:commentEx w15:paraId="0E2DDE7D" w15:paraIdParent="5D4FDF5F" w15:done="0"/>
  <w15:commentEx w15:paraId="5164AE4F" w15:paraIdParent="5D4FDF5F" w15:done="0"/>
  <w15:commentEx w15:paraId="300B9D68" w15:done="0"/>
  <w15:commentEx w15:paraId="47179A10" w15:paraIdParent="300B9D68" w15:done="0"/>
  <w15:commentEx w15:paraId="034B651D" w15:paraIdParent="300B9D68" w15:done="0"/>
  <w15:commentEx w15:paraId="5CDE6C5B" w15:done="0"/>
  <w15:commentEx w15:paraId="45B3956C" w15:paraIdParent="5CDE6C5B" w15:done="0"/>
  <w15:commentEx w15:paraId="33F76627" w15:paraIdParent="5CDE6C5B" w15:done="0"/>
  <w15:commentEx w15:paraId="3555A335" w15:done="0"/>
  <w15:commentEx w15:paraId="2797EDD8" w15:paraIdParent="3555A335" w15:done="0"/>
  <w15:commentEx w15:paraId="5A7CCC5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4E02D6" w16cex:dateUtc="2026-08-24T18:21:00Z"/>
  <w16cex:commentExtensible w16cex:durableId="171950A0" w16cex:dateUtc="2026-08-25T16:34:00Z"/>
  <w16cex:commentExtensible w16cex:durableId="35997688" w16cex:dateUtc="2026-08-25T20:42:00Z"/>
  <w16cex:commentExtensible w16cex:durableId="2D2DBCBA" w16cex:dateUtc="2026-08-11T16:08:00Z"/>
  <w16cex:commentExtensible w16cex:durableId="0D084B65" w16cex:dateUtc="2026-08-24T18:22:00Z"/>
  <w16cex:commentExtensible w16cex:durableId="104D2DD6" w16cex:dateUtc="2026-08-24T18:23:00Z"/>
  <w16cex:commentExtensible w16cex:durableId="1778A290" w16cex:dateUtc="2026-08-11T16:09:00Z"/>
  <w16cex:commentExtensible w16cex:durableId="60C36500" w16cex:dateUtc="2026-08-11T16:43:00Z"/>
  <w16cex:commentExtensible w16cex:durableId="29E26E51" w16cex:dateUtc="2026-08-18T16:45:00Z"/>
  <w16cex:commentExtensible w16cex:durableId="377F3BDF" w16cex:dateUtc="2026-08-24T18:27:00Z"/>
  <w16cex:commentExtensible w16cex:durableId="2D9AAEA0" w16cex:dateUtc="2026-08-25T20:21:00Z"/>
  <w16cex:commentExtensible w16cex:durableId="2BE0EA9A" w16cex:dateUtc="2026-08-10T21: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4FDF5F" w16cid:durableId="3C4E02D6"/>
  <w16cid:commentId w16cid:paraId="0E2DDE7D" w16cid:durableId="171950A0"/>
  <w16cid:commentId w16cid:paraId="5164AE4F" w16cid:durableId="35997688"/>
  <w16cid:commentId w16cid:paraId="300B9D68" w16cid:durableId="2D2DBCBA"/>
  <w16cid:commentId w16cid:paraId="47179A10" w16cid:durableId="0D084B65"/>
  <w16cid:commentId w16cid:paraId="034B651D" w16cid:durableId="104D2DD6"/>
  <w16cid:commentId w16cid:paraId="5CDE6C5B" w16cid:durableId="1778A290"/>
  <w16cid:commentId w16cid:paraId="45B3956C" w16cid:durableId="60C36500"/>
  <w16cid:commentId w16cid:paraId="33F76627" w16cid:durableId="29E26E51"/>
  <w16cid:commentId w16cid:paraId="3555A335" w16cid:durableId="377F3BDF"/>
  <w16cid:commentId w16cid:paraId="2797EDD8" w16cid:durableId="2D9AAEA0"/>
  <w16cid:commentId w16cid:paraId="5A7CCC5D" w16cid:durableId="2BE0EA9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D7BF9" w14:textId="77777777" w:rsidR="00ED4D02" w:rsidRDefault="00ED4D02">
      <w:pPr>
        <w:spacing w:after="0" w:line="240" w:lineRule="auto"/>
      </w:pPr>
      <w:r>
        <w:separator/>
      </w:r>
    </w:p>
  </w:endnote>
  <w:endnote w:type="continuationSeparator" w:id="0">
    <w:p w14:paraId="54C1DEC5" w14:textId="77777777" w:rsidR="00ED4D02" w:rsidRDefault="00ED4D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7DBEE" w14:textId="77777777" w:rsidR="00E83C2C" w:rsidRDefault="00E83C2C">
    <w:r>
      <w:rPr>
        <w:noProof/>
      </w:rPr>
      <mc:AlternateContent>
        <mc:Choice Requires="wps">
          <w:drawing>
            <wp:anchor distT="0" distB="0" distL="0" distR="0" simplePos="0" relativeHeight="251658241" behindDoc="0" locked="0" layoutInCell="1" allowOverlap="1" wp14:anchorId="7F4D71AD" wp14:editId="590EE6B8">
              <wp:simplePos x="635" y="635"/>
              <wp:positionH relativeFrom="page">
                <wp:align>left</wp:align>
              </wp:positionH>
              <wp:positionV relativeFrom="page">
                <wp:align>bottom</wp:align>
              </wp:positionV>
              <wp:extent cx="720725" cy="352425"/>
              <wp:effectExtent l="0" t="0" r="3175" b="0"/>
              <wp:wrapNone/>
              <wp:docPr id="1298661890" name="Zone de texte 2" descr="INTERNE">
                <a:extLst xmlns:a="http://schemas.openxmlformats.org/drawingml/2006/main">
                  <a:ext uri="{FF2B5EF4-FFF2-40B4-BE49-F238E27FC236}">
                    <a16:creationId xmlns:a16="http://schemas.microsoft.com/office/drawing/2014/main" id="{BA7E471C-EA20-47BF-BF83-DE4CF78EFDDE}"/>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0725" cy="352425"/>
                      </a:xfrm>
                      <a:prstGeom prst="rect">
                        <a:avLst/>
                      </a:prstGeom>
                      <a:noFill/>
                      <a:ln>
                        <a:noFill/>
                      </a:ln>
                    </wps:spPr>
                    <wps:txbx>
                      <w:txbxContent>
                        <w:p w14:paraId="5FC5ACCC" w14:textId="77777777" w:rsidR="00E83C2C" w:rsidRPr="004A21F5" w:rsidRDefault="00E83C2C" w:rsidP="004A21F5">
                          <w:pPr>
                            <w:spacing w:after="0"/>
                            <w:rPr>
                              <w:rFonts w:ascii="Aptos" w:eastAsia="Aptos" w:hAnsi="Aptos" w:cs="Aptos"/>
                              <w:noProof/>
                              <w:color w:val="000000"/>
                              <w:sz w:val="20"/>
                              <w:szCs w:val="20"/>
                            </w:rPr>
                          </w:pPr>
                          <w:r w:rsidRPr="004A21F5">
                            <w:rPr>
                              <w:rFonts w:ascii="Aptos" w:eastAsia="Aptos" w:hAnsi="Aptos" w:cs="Aptos"/>
                              <w:noProof/>
                              <w:color w:val="000000"/>
                              <w:sz w:val="20"/>
                              <w:szCs w:val="20"/>
                            </w:rPr>
                            <w:t>INTERNE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F4D71AD" id="_x0000_t202" coordsize="21600,21600" o:spt="202" path="m,l,21600r21600,l21600,xe">
              <v:stroke joinstyle="miter"/>
              <v:path gradientshapeok="t" o:connecttype="rect"/>
            </v:shapetype>
            <v:shape id="Zone de texte 2" o:spid="_x0000_s1026" type="#_x0000_t202" alt="INTERNE" style="position:absolute;left:0;text-align:left;margin-left:0;margin-top:0;width:56.75pt;height:27.7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" filled="f" stroked="f">
              <v:textbox style="mso-fit-shape-to-text:t" inset="20pt,0,0,15pt">
                <w:txbxContent>
                  <w:p w14:paraId="5FC5ACCC" w14:textId="77777777" w:rsidR="00E83C2C" w:rsidRPr="004A21F5" w:rsidRDefault="00E83C2C" w:rsidP="004A21F5">
                    <w:pPr>
                      <w:spacing w:after="0"/>
                      <w:rPr>
                        <w:rFonts w:ascii="Aptos" w:eastAsia="Aptos" w:hAnsi="Aptos" w:cs="Aptos"/>
                        <w:noProof/>
                        <w:color w:val="000000"/>
                        <w:sz w:val="20"/>
                        <w:szCs w:val="20"/>
                      </w:rPr>
                    </w:pPr>
                    <w:r w:rsidRPr="004A21F5">
                      <w:rPr>
                        <w:rFonts w:ascii="Aptos" w:eastAsia="Aptos" w:hAnsi="Aptos" w:cs="Aptos"/>
                        <w:noProof/>
                        <w:color w:val="000000"/>
                        <w:sz w:val="20"/>
                        <w:szCs w:val="20"/>
                      </w:rPr>
                      <w:t>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99681" w14:textId="77777777" w:rsidR="00E83C2C" w:rsidRPr="00A17E30" w:rsidRDefault="00E83C2C">
    <w:pPr>
      <w:jc w:val="center"/>
      <w:rPr>
        <w:lang w:val="fr-CA"/>
      </w:rPr>
    </w:pPr>
    <w:r>
      <w:rPr>
        <w:noProof/>
        <w:color w:val="64748B"/>
        <w:sz w:val="15"/>
        <w:lang w:val="fr-CA"/>
      </w:rPr>
      <mc:AlternateContent>
        <mc:Choice Requires="wps">
          <w:drawing>
            <wp:anchor distT="0" distB="0" distL="0" distR="0" simplePos="0" relativeHeight="251658242" behindDoc="0" locked="0" layoutInCell="1" allowOverlap="1" wp14:anchorId="2BB5F7D6" wp14:editId="7EF1A228">
              <wp:simplePos x="635" y="635"/>
              <wp:positionH relativeFrom="page">
                <wp:align>left</wp:align>
              </wp:positionH>
              <wp:positionV relativeFrom="page">
                <wp:align>bottom</wp:align>
              </wp:positionV>
              <wp:extent cx="720725" cy="352425"/>
              <wp:effectExtent l="0" t="0" r="3175" b="0"/>
              <wp:wrapNone/>
              <wp:docPr id="654129419" name="Zone de texte 3" descr="INTERNE">
                <a:extLst xmlns:a="http://schemas.openxmlformats.org/drawingml/2006/main">
                  <a:ext uri="{FF2B5EF4-FFF2-40B4-BE49-F238E27FC236}">
                    <a16:creationId xmlns:a16="http://schemas.microsoft.com/office/drawing/2014/main" id="{5DA61E12-4BD3-4092-9D7F-645765D41F9A}"/>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0725" cy="352425"/>
                      </a:xfrm>
                      <a:prstGeom prst="rect">
                        <a:avLst/>
                      </a:prstGeom>
                      <a:noFill/>
                      <a:ln>
                        <a:noFill/>
                      </a:ln>
                    </wps:spPr>
                    <wps:txbx>
                      <w:txbxContent>
                        <w:p w14:paraId="3D82EE78" w14:textId="77777777" w:rsidR="00E83C2C" w:rsidRPr="004A21F5" w:rsidRDefault="00E83C2C" w:rsidP="004A21F5">
                          <w:pPr>
                            <w:spacing w:after="0"/>
                            <w:rPr>
                              <w:rFonts w:ascii="Aptos" w:eastAsia="Aptos" w:hAnsi="Aptos" w:cs="Aptos"/>
                              <w:noProof/>
                              <w:color w:val="000000"/>
                              <w:sz w:val="20"/>
                              <w:szCs w:val="20"/>
                            </w:rPr>
                          </w:pPr>
                          <w:r w:rsidRPr="004A21F5">
                            <w:rPr>
                              <w:rFonts w:ascii="Aptos" w:eastAsia="Aptos" w:hAnsi="Aptos" w:cs="Aptos"/>
                              <w:noProof/>
                              <w:color w:val="000000"/>
                              <w:sz w:val="20"/>
                              <w:szCs w:val="20"/>
                            </w:rPr>
                            <w:t>INTERNE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BB5F7D6" id="_x0000_t202" coordsize="21600,21600" o:spt="202" path="m,l,21600r21600,l21600,xe">
              <v:stroke joinstyle="miter"/>
              <v:path gradientshapeok="t" o:connecttype="rect"/>
            </v:shapetype>
            <v:shape id="Zone de texte 3" o:spid="_x0000_s1027" type="#_x0000_t202" alt="INTERNE" style="position:absolute;left:0;text-align:left;margin-left:0;margin-top:0;width:56.75pt;height:27.7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" filled="f" stroked="f">
              <v:textbox style="mso-fit-shape-to-text:t" inset="20pt,0,0,15pt">
                <w:txbxContent>
                  <w:p w14:paraId="3D82EE78" w14:textId="77777777" w:rsidR="00E83C2C" w:rsidRPr="004A21F5" w:rsidRDefault="00E83C2C" w:rsidP="004A21F5">
                    <w:pPr>
                      <w:spacing w:after="0"/>
                      <w:rPr>
                        <w:rFonts w:ascii="Aptos" w:eastAsia="Aptos" w:hAnsi="Aptos" w:cs="Aptos"/>
                        <w:noProof/>
                        <w:color w:val="000000"/>
                        <w:sz w:val="20"/>
                        <w:szCs w:val="20"/>
                      </w:rPr>
                    </w:pPr>
                    <w:r w:rsidRPr="004A21F5">
                      <w:rPr>
                        <w:rFonts w:ascii="Aptos" w:eastAsia="Aptos" w:hAnsi="Aptos" w:cs="Aptos"/>
                        <w:noProof/>
                        <w:color w:val="000000"/>
                        <w:sz w:val="20"/>
                        <w:szCs w:val="20"/>
                      </w:rPr>
                      <w:t>INTERNE</w:t>
                    </w:r>
                  </w:p>
                </w:txbxContent>
              </v:textbox>
              <w10:wrap anchorx="page" anchory="page"/>
            </v:shape>
          </w:pict>
        </mc:Fallback>
      </mc:AlternateContent>
    </w:r>
    <w:r w:rsidRPr="00A17E30">
      <w:rPr>
        <w:color w:val="64748B"/>
        <w:sz w:val="15"/>
        <w:lang w:val="fr-CA"/>
      </w:rPr>
      <w:t>INTERNE |  Mémo décisionnel – Transcription et compte rendu de rencontres Teams  |  Investissement Québec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022CC" w14:textId="77777777" w:rsidR="00E83C2C" w:rsidRDefault="00E83C2C">
    <w:r>
      <w:rPr>
        <w:noProof/>
      </w:rPr>
      <mc:AlternateContent>
        <mc:Choice Requires="wps">
          <w:drawing>
            <wp:anchor distT="0" distB="0" distL="0" distR="0" simplePos="0" relativeHeight="251658240" behindDoc="0" locked="0" layoutInCell="1" allowOverlap="1" wp14:anchorId="16E6DB6F" wp14:editId="317CF164">
              <wp:simplePos x="635" y="635"/>
              <wp:positionH relativeFrom="page">
                <wp:align>left</wp:align>
              </wp:positionH>
              <wp:positionV relativeFrom="page">
                <wp:align>bottom</wp:align>
              </wp:positionV>
              <wp:extent cx="720725" cy="352425"/>
              <wp:effectExtent l="0" t="0" r="3175" b="0"/>
              <wp:wrapNone/>
              <wp:docPr id="1939219324" name="Zone de texte 1" descr="INTERNE">
                <a:extLst xmlns:a="http://schemas.openxmlformats.org/drawingml/2006/main">
                  <a:ext uri="{FF2B5EF4-FFF2-40B4-BE49-F238E27FC236}">
                    <a16:creationId xmlns:a16="http://schemas.microsoft.com/office/drawing/2014/main" id="{D7F5628F-4FC1-425F-8261-ED0CF992EB7B}"/>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0725" cy="352425"/>
                      </a:xfrm>
                      <a:prstGeom prst="rect">
                        <a:avLst/>
                      </a:prstGeom>
                      <a:noFill/>
                      <a:ln>
                        <a:noFill/>
                      </a:ln>
                    </wps:spPr>
                    <wps:txbx>
                      <w:txbxContent>
                        <w:p w14:paraId="63033BB2" w14:textId="77777777" w:rsidR="00E83C2C" w:rsidRPr="004A21F5" w:rsidRDefault="00E83C2C" w:rsidP="004A21F5">
                          <w:pPr>
                            <w:spacing w:after="0"/>
                            <w:rPr>
                              <w:rFonts w:ascii="Aptos" w:eastAsia="Aptos" w:hAnsi="Aptos" w:cs="Aptos"/>
                              <w:noProof/>
                              <w:color w:val="000000"/>
                              <w:sz w:val="20"/>
                              <w:szCs w:val="20"/>
                            </w:rPr>
                          </w:pPr>
                          <w:r w:rsidRPr="004A21F5">
                            <w:rPr>
                              <w:rFonts w:ascii="Aptos" w:eastAsia="Aptos" w:hAnsi="Aptos" w:cs="Aptos"/>
                              <w:noProof/>
                              <w:color w:val="000000"/>
                              <w:sz w:val="20"/>
                              <w:szCs w:val="20"/>
                            </w:rPr>
                            <w:t>INTERNE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6E6DB6F" id="_x0000_t202" coordsize="21600,21600" o:spt="202" path="m,l,21600r21600,l21600,xe">
              <v:stroke joinstyle="miter"/>
              <v:path gradientshapeok="t" o:connecttype="rect"/>
            </v:shapetype>
            <v:shape id="Zone de texte 1" o:spid="_x0000_s1028" type="#_x0000_t202" alt="INTERNE" style="position:absolute;left:0;text-align:left;margin-left:0;margin-top:0;width:56.75pt;height:27.7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" filled="f" stroked="f">
              <v:textbox style="mso-fit-shape-to-text:t" inset="20pt,0,0,15pt">
                <w:txbxContent>
                  <w:p w14:paraId="63033BB2" w14:textId="77777777" w:rsidR="00E83C2C" w:rsidRPr="004A21F5" w:rsidRDefault="00E83C2C" w:rsidP="004A21F5">
                    <w:pPr>
                      <w:spacing w:after="0"/>
                      <w:rPr>
                        <w:rFonts w:ascii="Aptos" w:eastAsia="Aptos" w:hAnsi="Aptos" w:cs="Aptos"/>
                        <w:noProof/>
                        <w:color w:val="000000"/>
                        <w:sz w:val="20"/>
                        <w:szCs w:val="20"/>
                      </w:rPr>
                    </w:pPr>
                    <w:r w:rsidRPr="004A21F5">
                      <w:rPr>
                        <w:rFonts w:ascii="Aptos" w:eastAsia="Aptos" w:hAnsi="Aptos" w:cs="Aptos"/>
                        <w:noProof/>
                        <w:color w:val="000000"/>
                        <w:sz w:val="20"/>
                        <w:szCs w:val="20"/>
                      </w:rPr>
                      <w:t>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196DA" w14:textId="77777777" w:rsidR="00ED4D02" w:rsidRDefault="00ED4D02">
      <w:pPr>
        <w:spacing w:after="0" w:line="240" w:lineRule="auto"/>
      </w:pPr>
      <w:r>
        <w:separator/>
      </w:r>
    </w:p>
  </w:footnote>
  <w:footnote w:type="continuationSeparator" w:id="0">
    <w:p w14:paraId="3090E383" w14:textId="77777777" w:rsidR="00ED4D02" w:rsidRDefault="00ED4D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a"/>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r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D2E40EFC"/>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13A678AE"/>
    <w:multiLevelType w:val="hybridMultilevel"/>
    <w:tmpl w:val="05A0109A"/>
    <w:lvl w:ilvl="0" w:tplc="0C0C0001">
      <w:start w:val="1"/>
      <w:numFmt w:val="bullet"/>
      <w:lvlText w:val=""/>
      <w:lvlJc w:val="left"/>
      <w:pPr>
        <w:ind w:left="108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10" w15:restartNumberingAfterBreak="0">
    <w:nsid w:val="1B9F4881"/>
    <w:multiLevelType w:val="multilevel"/>
    <w:tmpl w:val="7B7E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3D42FC"/>
    <w:multiLevelType w:val="hybridMultilevel"/>
    <w:tmpl w:val="E99CC5B6"/>
    <w:lvl w:ilvl="0" w:tplc="3A8800DA">
      <w:start w:val="1"/>
      <w:numFmt w:val="decimal"/>
      <w:lvlText w:val="%1."/>
      <w:lvlJc w:val="left"/>
      <w:pPr>
        <w:ind w:left="720" w:hanging="360"/>
      </w:pPr>
      <w:rPr>
        <w:rFonts w:hint="default"/>
        <w:b/>
        <w:color w:val="0B2C5B"/>
        <w:sz w:val="28"/>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22595DD6"/>
    <w:multiLevelType w:val="hybridMultilevel"/>
    <w:tmpl w:val="C2C44DDA"/>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13" w15:restartNumberingAfterBreak="0">
    <w:nsid w:val="22780CD0"/>
    <w:multiLevelType w:val="multilevel"/>
    <w:tmpl w:val="53EC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6B7713"/>
    <w:multiLevelType w:val="hybridMultilevel"/>
    <w:tmpl w:val="338C09E2"/>
    <w:lvl w:ilvl="0" w:tplc="F5C05BA4">
      <w:start w:val="3"/>
      <w:numFmt w:val="bullet"/>
      <w:lvlText w:val="-"/>
      <w:lvlJc w:val="left"/>
      <w:pPr>
        <w:ind w:left="720" w:hanging="360"/>
      </w:pPr>
      <w:rPr>
        <w:rFonts w:ascii="Calibri" w:eastAsiaTheme="minorEastAsia"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37BE20FC"/>
    <w:multiLevelType w:val="multilevel"/>
    <w:tmpl w:val="2272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FB6038"/>
    <w:multiLevelType w:val="multilevel"/>
    <w:tmpl w:val="44B2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9E5914"/>
    <w:multiLevelType w:val="multilevel"/>
    <w:tmpl w:val="46B6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331714"/>
    <w:multiLevelType w:val="multilevel"/>
    <w:tmpl w:val="09C8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0A6FD2"/>
    <w:multiLevelType w:val="multilevel"/>
    <w:tmpl w:val="3F92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697879"/>
    <w:multiLevelType w:val="hybridMultilevel"/>
    <w:tmpl w:val="0BEA9120"/>
    <w:lvl w:ilvl="0" w:tplc="0C0C000F">
      <w:start w:val="1"/>
      <w:numFmt w:val="decimal"/>
      <w:lvlText w:val="%1."/>
      <w:lvlJc w:val="left"/>
      <w:pPr>
        <w:ind w:left="360" w:hanging="360"/>
      </w:p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21" w15:restartNumberingAfterBreak="0">
    <w:nsid w:val="51B24E3E"/>
    <w:multiLevelType w:val="hybridMultilevel"/>
    <w:tmpl w:val="CF72FAF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2" w15:restartNumberingAfterBreak="0">
    <w:nsid w:val="5481157A"/>
    <w:multiLevelType w:val="multilevel"/>
    <w:tmpl w:val="6070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7C7B73"/>
    <w:multiLevelType w:val="hybridMultilevel"/>
    <w:tmpl w:val="D14ABB44"/>
    <w:lvl w:ilvl="0" w:tplc="8DD829C4">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4" w15:restartNumberingAfterBreak="0">
    <w:nsid w:val="5D0D0DF5"/>
    <w:multiLevelType w:val="multilevel"/>
    <w:tmpl w:val="471E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9E6DCE"/>
    <w:multiLevelType w:val="multilevel"/>
    <w:tmpl w:val="6E46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EA1B12"/>
    <w:multiLevelType w:val="hybridMultilevel"/>
    <w:tmpl w:val="801ADCB4"/>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7" w15:restartNumberingAfterBreak="0">
    <w:nsid w:val="68EF5CED"/>
    <w:multiLevelType w:val="multilevel"/>
    <w:tmpl w:val="8806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137651"/>
    <w:multiLevelType w:val="hybridMultilevel"/>
    <w:tmpl w:val="A99AE962"/>
    <w:lvl w:ilvl="0" w:tplc="3A8800DA">
      <w:start w:val="1"/>
      <w:numFmt w:val="decimal"/>
      <w:lvlText w:val="%1."/>
      <w:lvlJc w:val="left"/>
      <w:pPr>
        <w:ind w:left="720" w:hanging="360"/>
      </w:pPr>
      <w:rPr>
        <w:rFonts w:hint="default"/>
        <w:b/>
        <w:color w:val="0B2C5B"/>
        <w:sz w:val="28"/>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9" w15:restartNumberingAfterBreak="0">
    <w:nsid w:val="78134A38"/>
    <w:multiLevelType w:val="hybridMultilevel"/>
    <w:tmpl w:val="640474A2"/>
    <w:lvl w:ilvl="0" w:tplc="0C0C0001">
      <w:start w:val="1"/>
      <w:numFmt w:val="bullet"/>
      <w:lvlText w:val=""/>
      <w:lvlJc w:val="left"/>
      <w:pPr>
        <w:ind w:left="761" w:hanging="360"/>
      </w:pPr>
      <w:rPr>
        <w:rFonts w:ascii="Symbol" w:hAnsi="Symbol" w:hint="default"/>
      </w:rPr>
    </w:lvl>
    <w:lvl w:ilvl="1" w:tplc="0C0C0003" w:tentative="1">
      <w:start w:val="1"/>
      <w:numFmt w:val="bullet"/>
      <w:lvlText w:val="o"/>
      <w:lvlJc w:val="left"/>
      <w:pPr>
        <w:ind w:left="1481" w:hanging="360"/>
      </w:pPr>
      <w:rPr>
        <w:rFonts w:ascii="Courier New" w:hAnsi="Courier New" w:cs="Courier New" w:hint="default"/>
      </w:rPr>
    </w:lvl>
    <w:lvl w:ilvl="2" w:tplc="0C0C0005" w:tentative="1">
      <w:start w:val="1"/>
      <w:numFmt w:val="bullet"/>
      <w:lvlText w:val=""/>
      <w:lvlJc w:val="left"/>
      <w:pPr>
        <w:ind w:left="2201" w:hanging="360"/>
      </w:pPr>
      <w:rPr>
        <w:rFonts w:ascii="Wingdings" w:hAnsi="Wingdings" w:hint="default"/>
      </w:rPr>
    </w:lvl>
    <w:lvl w:ilvl="3" w:tplc="0C0C0001" w:tentative="1">
      <w:start w:val="1"/>
      <w:numFmt w:val="bullet"/>
      <w:lvlText w:val=""/>
      <w:lvlJc w:val="left"/>
      <w:pPr>
        <w:ind w:left="2921" w:hanging="360"/>
      </w:pPr>
      <w:rPr>
        <w:rFonts w:ascii="Symbol" w:hAnsi="Symbol" w:hint="default"/>
      </w:rPr>
    </w:lvl>
    <w:lvl w:ilvl="4" w:tplc="0C0C0003" w:tentative="1">
      <w:start w:val="1"/>
      <w:numFmt w:val="bullet"/>
      <w:lvlText w:val="o"/>
      <w:lvlJc w:val="left"/>
      <w:pPr>
        <w:ind w:left="3641" w:hanging="360"/>
      </w:pPr>
      <w:rPr>
        <w:rFonts w:ascii="Courier New" w:hAnsi="Courier New" w:cs="Courier New" w:hint="default"/>
      </w:rPr>
    </w:lvl>
    <w:lvl w:ilvl="5" w:tplc="0C0C0005" w:tentative="1">
      <w:start w:val="1"/>
      <w:numFmt w:val="bullet"/>
      <w:lvlText w:val=""/>
      <w:lvlJc w:val="left"/>
      <w:pPr>
        <w:ind w:left="4361" w:hanging="360"/>
      </w:pPr>
      <w:rPr>
        <w:rFonts w:ascii="Wingdings" w:hAnsi="Wingdings" w:hint="default"/>
      </w:rPr>
    </w:lvl>
    <w:lvl w:ilvl="6" w:tplc="0C0C0001" w:tentative="1">
      <w:start w:val="1"/>
      <w:numFmt w:val="bullet"/>
      <w:lvlText w:val=""/>
      <w:lvlJc w:val="left"/>
      <w:pPr>
        <w:ind w:left="5081" w:hanging="360"/>
      </w:pPr>
      <w:rPr>
        <w:rFonts w:ascii="Symbol" w:hAnsi="Symbol" w:hint="default"/>
      </w:rPr>
    </w:lvl>
    <w:lvl w:ilvl="7" w:tplc="0C0C0003" w:tentative="1">
      <w:start w:val="1"/>
      <w:numFmt w:val="bullet"/>
      <w:lvlText w:val="o"/>
      <w:lvlJc w:val="left"/>
      <w:pPr>
        <w:ind w:left="5801" w:hanging="360"/>
      </w:pPr>
      <w:rPr>
        <w:rFonts w:ascii="Courier New" w:hAnsi="Courier New" w:cs="Courier New" w:hint="default"/>
      </w:rPr>
    </w:lvl>
    <w:lvl w:ilvl="8" w:tplc="0C0C0005" w:tentative="1">
      <w:start w:val="1"/>
      <w:numFmt w:val="bullet"/>
      <w:lvlText w:val=""/>
      <w:lvlJc w:val="left"/>
      <w:pPr>
        <w:ind w:left="6521" w:hanging="360"/>
      </w:pPr>
      <w:rPr>
        <w:rFonts w:ascii="Wingdings" w:hAnsi="Wingdings" w:hint="default"/>
      </w:rPr>
    </w:lvl>
  </w:abstractNum>
  <w:abstractNum w:abstractNumId="30" w15:restartNumberingAfterBreak="0">
    <w:nsid w:val="7C187D5D"/>
    <w:multiLevelType w:val="multilevel"/>
    <w:tmpl w:val="4BB2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6459267">
    <w:abstractNumId w:val="14"/>
  </w:num>
  <w:num w:numId="2" w16cid:durableId="1250962812">
    <w:abstractNumId w:val="4"/>
  </w:num>
  <w:num w:numId="3" w16cid:durableId="128210294">
    <w:abstractNumId w:val="6"/>
  </w:num>
  <w:num w:numId="4" w16cid:durableId="1505317965">
    <w:abstractNumId w:val="21"/>
  </w:num>
  <w:num w:numId="5" w16cid:durableId="190845682">
    <w:abstractNumId w:val="8"/>
  </w:num>
  <w:num w:numId="6" w16cid:durableId="20134587">
    <w:abstractNumId w:val="5"/>
  </w:num>
  <w:num w:numId="7" w16cid:durableId="2089954806">
    <w:abstractNumId w:val="7"/>
  </w:num>
  <w:num w:numId="8" w16cid:durableId="210770056">
    <w:abstractNumId w:val="23"/>
  </w:num>
  <w:num w:numId="9" w16cid:durableId="238515910">
    <w:abstractNumId w:val="1"/>
  </w:num>
  <w:num w:numId="10" w16cid:durableId="261113980">
    <w:abstractNumId w:val="29"/>
  </w:num>
  <w:num w:numId="11" w16cid:durableId="496262178">
    <w:abstractNumId w:val="0"/>
  </w:num>
  <w:num w:numId="12" w16cid:durableId="726759080">
    <w:abstractNumId w:val="3"/>
  </w:num>
  <w:num w:numId="13" w16cid:durableId="854458551">
    <w:abstractNumId w:val="2"/>
  </w:num>
  <w:num w:numId="14" w16cid:durableId="2137016992">
    <w:abstractNumId w:val="9"/>
  </w:num>
  <w:num w:numId="15" w16cid:durableId="1978799245">
    <w:abstractNumId w:val="12"/>
  </w:num>
  <w:num w:numId="16" w16cid:durableId="266886762">
    <w:abstractNumId w:val="26"/>
  </w:num>
  <w:num w:numId="17" w16cid:durableId="226184124">
    <w:abstractNumId w:val="11"/>
  </w:num>
  <w:num w:numId="18" w16cid:durableId="2062173748">
    <w:abstractNumId w:val="28"/>
  </w:num>
  <w:num w:numId="19" w16cid:durableId="747506248">
    <w:abstractNumId w:val="15"/>
  </w:num>
  <w:num w:numId="20" w16cid:durableId="1707216893">
    <w:abstractNumId w:val="24"/>
  </w:num>
  <w:num w:numId="21" w16cid:durableId="1503550336">
    <w:abstractNumId w:val="19"/>
  </w:num>
  <w:num w:numId="22" w16cid:durableId="215745479">
    <w:abstractNumId w:val="25"/>
  </w:num>
  <w:num w:numId="23" w16cid:durableId="191236718">
    <w:abstractNumId w:val="17"/>
  </w:num>
  <w:num w:numId="24" w16cid:durableId="1599366207">
    <w:abstractNumId w:val="18"/>
  </w:num>
  <w:num w:numId="25" w16cid:durableId="563951813">
    <w:abstractNumId w:val="22"/>
  </w:num>
  <w:num w:numId="26" w16cid:durableId="1662930662">
    <w:abstractNumId w:val="16"/>
  </w:num>
  <w:num w:numId="27" w16cid:durableId="690255120">
    <w:abstractNumId w:val="13"/>
  </w:num>
  <w:num w:numId="28" w16cid:durableId="1473985464">
    <w:abstractNumId w:val="10"/>
  </w:num>
  <w:num w:numId="29" w16cid:durableId="396825855">
    <w:abstractNumId w:val="27"/>
  </w:num>
  <w:num w:numId="30" w16cid:durableId="1446927301">
    <w:abstractNumId w:val="30"/>
  </w:num>
  <w:num w:numId="31" w16cid:durableId="10030319">
    <w:abstractNumId w:val="20"/>
  </w:num>
  <w:num w:numId="32" w16cid:durableId="2007172839">
    <w:abstractNumId w:val="3"/>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gdalena Planeta">
    <w15:presenceInfo w15:providerId="AD" w15:userId="S::magdalena.planeta@invest-quebec.com::a3688f9b-333f-47eb-aaf0-c19afff6feb5"/>
  </w15:person>
  <w15:person w15:author="Mia Homsy">
    <w15:presenceInfo w15:providerId="AD" w15:userId="S::mia.homsy@invest-quebec.com::f0eb3b09-7a17-41b8-8d21-48ae7794cada"/>
  </w15:person>
  <w15:person w15:author="Simon Cloutier">
    <w15:presenceInfo w15:providerId="AD" w15:userId="S::simon.cloutier@invest-quebec.com::9aedb0c0-710f-44be-922b-924893c4d240"/>
  </w15:person>
  <w15:person w15:author="Jo-Annie Fortin">
    <w15:presenceInfo w15:providerId="AD" w15:userId="S::jo-annie.fortin@invest-quebec.com::dbf6d07c-0941-4a76-865a-715c920c2a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3E7"/>
    <w:rsid w:val="00001C79"/>
    <w:rsid w:val="0000240C"/>
    <w:rsid w:val="00003FA4"/>
    <w:rsid w:val="00007C50"/>
    <w:rsid w:val="00012342"/>
    <w:rsid w:val="000126D6"/>
    <w:rsid w:val="00012BC9"/>
    <w:rsid w:val="00013640"/>
    <w:rsid w:val="00015ADE"/>
    <w:rsid w:val="000206DE"/>
    <w:rsid w:val="00020820"/>
    <w:rsid w:val="000213D4"/>
    <w:rsid w:val="00021E4B"/>
    <w:rsid w:val="00024455"/>
    <w:rsid w:val="0002492A"/>
    <w:rsid w:val="00025C68"/>
    <w:rsid w:val="0002619C"/>
    <w:rsid w:val="00030D80"/>
    <w:rsid w:val="00034358"/>
    <w:rsid w:val="00034616"/>
    <w:rsid w:val="00037C36"/>
    <w:rsid w:val="00037CDB"/>
    <w:rsid w:val="00040623"/>
    <w:rsid w:val="00040F26"/>
    <w:rsid w:val="00042B4C"/>
    <w:rsid w:val="00043696"/>
    <w:rsid w:val="00044D88"/>
    <w:rsid w:val="00045A0D"/>
    <w:rsid w:val="00045A6C"/>
    <w:rsid w:val="00045F1E"/>
    <w:rsid w:val="00046C74"/>
    <w:rsid w:val="00053067"/>
    <w:rsid w:val="000540AC"/>
    <w:rsid w:val="00054674"/>
    <w:rsid w:val="000550FE"/>
    <w:rsid w:val="0006063C"/>
    <w:rsid w:val="000619C8"/>
    <w:rsid w:val="00061E20"/>
    <w:rsid w:val="00065FB6"/>
    <w:rsid w:val="00070C1F"/>
    <w:rsid w:val="00072221"/>
    <w:rsid w:val="00073CA5"/>
    <w:rsid w:val="00074AAB"/>
    <w:rsid w:val="000762FD"/>
    <w:rsid w:val="00076CA4"/>
    <w:rsid w:val="00076F81"/>
    <w:rsid w:val="00076FA9"/>
    <w:rsid w:val="000807E8"/>
    <w:rsid w:val="00082CFC"/>
    <w:rsid w:val="00083842"/>
    <w:rsid w:val="00083C57"/>
    <w:rsid w:val="00083E0C"/>
    <w:rsid w:val="00084203"/>
    <w:rsid w:val="00086AF6"/>
    <w:rsid w:val="00086D81"/>
    <w:rsid w:val="00087847"/>
    <w:rsid w:val="00087DD2"/>
    <w:rsid w:val="00091631"/>
    <w:rsid w:val="000924A1"/>
    <w:rsid w:val="0009273E"/>
    <w:rsid w:val="000928C6"/>
    <w:rsid w:val="00096DD3"/>
    <w:rsid w:val="0009732B"/>
    <w:rsid w:val="000A01A2"/>
    <w:rsid w:val="000A03A5"/>
    <w:rsid w:val="000A0992"/>
    <w:rsid w:val="000A19AB"/>
    <w:rsid w:val="000A1F92"/>
    <w:rsid w:val="000A41B5"/>
    <w:rsid w:val="000A49BC"/>
    <w:rsid w:val="000A4CEB"/>
    <w:rsid w:val="000A56CA"/>
    <w:rsid w:val="000B06C9"/>
    <w:rsid w:val="000B0ACE"/>
    <w:rsid w:val="000B225E"/>
    <w:rsid w:val="000B26AF"/>
    <w:rsid w:val="000B3F30"/>
    <w:rsid w:val="000B40C3"/>
    <w:rsid w:val="000B44D2"/>
    <w:rsid w:val="000B5101"/>
    <w:rsid w:val="000B6403"/>
    <w:rsid w:val="000B6D48"/>
    <w:rsid w:val="000B71CE"/>
    <w:rsid w:val="000B755A"/>
    <w:rsid w:val="000B7E6E"/>
    <w:rsid w:val="000C09ED"/>
    <w:rsid w:val="000C2B0E"/>
    <w:rsid w:val="000C37D0"/>
    <w:rsid w:val="000C4B22"/>
    <w:rsid w:val="000C519A"/>
    <w:rsid w:val="000D1138"/>
    <w:rsid w:val="000D1FD6"/>
    <w:rsid w:val="000D2993"/>
    <w:rsid w:val="000D660B"/>
    <w:rsid w:val="000D6ABC"/>
    <w:rsid w:val="000D7D55"/>
    <w:rsid w:val="000E1C17"/>
    <w:rsid w:val="000E1F6D"/>
    <w:rsid w:val="000E36FD"/>
    <w:rsid w:val="000E78A4"/>
    <w:rsid w:val="000F1431"/>
    <w:rsid w:val="000F1EE0"/>
    <w:rsid w:val="000F2183"/>
    <w:rsid w:val="000F4667"/>
    <w:rsid w:val="000F79C4"/>
    <w:rsid w:val="00101FF0"/>
    <w:rsid w:val="00102CD4"/>
    <w:rsid w:val="00102CD9"/>
    <w:rsid w:val="00103E2B"/>
    <w:rsid w:val="00103EDD"/>
    <w:rsid w:val="00104514"/>
    <w:rsid w:val="001061AB"/>
    <w:rsid w:val="00111260"/>
    <w:rsid w:val="00112105"/>
    <w:rsid w:val="001132A6"/>
    <w:rsid w:val="00113D3B"/>
    <w:rsid w:val="001148E6"/>
    <w:rsid w:val="0011516A"/>
    <w:rsid w:val="0011577B"/>
    <w:rsid w:val="0011708D"/>
    <w:rsid w:val="00120526"/>
    <w:rsid w:val="00120DBF"/>
    <w:rsid w:val="00122799"/>
    <w:rsid w:val="0012344C"/>
    <w:rsid w:val="00123B18"/>
    <w:rsid w:val="00125BED"/>
    <w:rsid w:val="001302A8"/>
    <w:rsid w:val="001307DB"/>
    <w:rsid w:val="001324CC"/>
    <w:rsid w:val="00132A61"/>
    <w:rsid w:val="00134E78"/>
    <w:rsid w:val="00135473"/>
    <w:rsid w:val="00140543"/>
    <w:rsid w:val="001414AE"/>
    <w:rsid w:val="00142243"/>
    <w:rsid w:val="00143AA5"/>
    <w:rsid w:val="00145449"/>
    <w:rsid w:val="00145933"/>
    <w:rsid w:val="00147F47"/>
    <w:rsid w:val="0015008A"/>
    <w:rsid w:val="0015074B"/>
    <w:rsid w:val="001512B5"/>
    <w:rsid w:val="00152428"/>
    <w:rsid w:val="00153210"/>
    <w:rsid w:val="00154DFA"/>
    <w:rsid w:val="00155DE8"/>
    <w:rsid w:val="0015696B"/>
    <w:rsid w:val="00156C16"/>
    <w:rsid w:val="00156D47"/>
    <w:rsid w:val="001571B8"/>
    <w:rsid w:val="00157599"/>
    <w:rsid w:val="00160DA5"/>
    <w:rsid w:val="001615E3"/>
    <w:rsid w:val="001636A9"/>
    <w:rsid w:val="00163A52"/>
    <w:rsid w:val="00163B4F"/>
    <w:rsid w:val="00165C62"/>
    <w:rsid w:val="00165EA2"/>
    <w:rsid w:val="00166EB0"/>
    <w:rsid w:val="001679E6"/>
    <w:rsid w:val="00167AE6"/>
    <w:rsid w:val="00167C6D"/>
    <w:rsid w:val="00170996"/>
    <w:rsid w:val="001717F7"/>
    <w:rsid w:val="0017234F"/>
    <w:rsid w:val="00172B4A"/>
    <w:rsid w:val="00174238"/>
    <w:rsid w:val="001743DD"/>
    <w:rsid w:val="00174E2C"/>
    <w:rsid w:val="0017686B"/>
    <w:rsid w:val="00176D1D"/>
    <w:rsid w:val="00180304"/>
    <w:rsid w:val="001803C5"/>
    <w:rsid w:val="00182225"/>
    <w:rsid w:val="001828AF"/>
    <w:rsid w:val="00183261"/>
    <w:rsid w:val="00183B6B"/>
    <w:rsid w:val="00183D24"/>
    <w:rsid w:val="0018417B"/>
    <w:rsid w:val="00184847"/>
    <w:rsid w:val="0018544D"/>
    <w:rsid w:val="001854C2"/>
    <w:rsid w:val="001866F3"/>
    <w:rsid w:val="001912CF"/>
    <w:rsid w:val="00192846"/>
    <w:rsid w:val="001A06F0"/>
    <w:rsid w:val="001A1FC5"/>
    <w:rsid w:val="001A76D3"/>
    <w:rsid w:val="001B608D"/>
    <w:rsid w:val="001B6504"/>
    <w:rsid w:val="001B7C6E"/>
    <w:rsid w:val="001C2BFC"/>
    <w:rsid w:val="001C3975"/>
    <w:rsid w:val="001C42C0"/>
    <w:rsid w:val="001C56AF"/>
    <w:rsid w:val="001C6E46"/>
    <w:rsid w:val="001D009E"/>
    <w:rsid w:val="001D2D14"/>
    <w:rsid w:val="001D374E"/>
    <w:rsid w:val="001D6172"/>
    <w:rsid w:val="001D634E"/>
    <w:rsid w:val="001D73B2"/>
    <w:rsid w:val="001E0F3E"/>
    <w:rsid w:val="001E1E3A"/>
    <w:rsid w:val="001E2AE7"/>
    <w:rsid w:val="001E7AF3"/>
    <w:rsid w:val="001F0C68"/>
    <w:rsid w:val="001F1A44"/>
    <w:rsid w:val="001F1EA7"/>
    <w:rsid w:val="001F1F11"/>
    <w:rsid w:val="001F6933"/>
    <w:rsid w:val="00202CEC"/>
    <w:rsid w:val="00204C4C"/>
    <w:rsid w:val="00204E47"/>
    <w:rsid w:val="00204FA5"/>
    <w:rsid w:val="00205007"/>
    <w:rsid w:val="0021278F"/>
    <w:rsid w:val="00212881"/>
    <w:rsid w:val="00216D4B"/>
    <w:rsid w:val="0021706D"/>
    <w:rsid w:val="00222D9D"/>
    <w:rsid w:val="002234AA"/>
    <w:rsid w:val="002240AF"/>
    <w:rsid w:val="00224596"/>
    <w:rsid w:val="00226210"/>
    <w:rsid w:val="00226419"/>
    <w:rsid w:val="00226DA5"/>
    <w:rsid w:val="00227E7D"/>
    <w:rsid w:val="00230EF5"/>
    <w:rsid w:val="00233799"/>
    <w:rsid w:val="00233CA0"/>
    <w:rsid w:val="0023416F"/>
    <w:rsid w:val="0023476E"/>
    <w:rsid w:val="00235C71"/>
    <w:rsid w:val="002361D3"/>
    <w:rsid w:val="0023693B"/>
    <w:rsid w:val="00240023"/>
    <w:rsid w:val="00240FBC"/>
    <w:rsid w:val="00241F50"/>
    <w:rsid w:val="0024241C"/>
    <w:rsid w:val="0024307B"/>
    <w:rsid w:val="0024451C"/>
    <w:rsid w:val="0024522D"/>
    <w:rsid w:val="00245EDB"/>
    <w:rsid w:val="00246CF7"/>
    <w:rsid w:val="00247B02"/>
    <w:rsid w:val="002511EE"/>
    <w:rsid w:val="00251548"/>
    <w:rsid w:val="00251EF1"/>
    <w:rsid w:val="00252FD6"/>
    <w:rsid w:val="002545F6"/>
    <w:rsid w:val="002551D8"/>
    <w:rsid w:val="00255229"/>
    <w:rsid w:val="00256586"/>
    <w:rsid w:val="00256EA9"/>
    <w:rsid w:val="00257552"/>
    <w:rsid w:val="002578BC"/>
    <w:rsid w:val="00267392"/>
    <w:rsid w:val="00267626"/>
    <w:rsid w:val="002700E0"/>
    <w:rsid w:val="00271A92"/>
    <w:rsid w:val="00272092"/>
    <w:rsid w:val="002725DD"/>
    <w:rsid w:val="0027298E"/>
    <w:rsid w:val="0027371E"/>
    <w:rsid w:val="0027563F"/>
    <w:rsid w:val="00276012"/>
    <w:rsid w:val="00277CCB"/>
    <w:rsid w:val="002807E5"/>
    <w:rsid w:val="002825B6"/>
    <w:rsid w:val="00282E62"/>
    <w:rsid w:val="00283B18"/>
    <w:rsid w:val="002877D8"/>
    <w:rsid w:val="0029103D"/>
    <w:rsid w:val="002923B2"/>
    <w:rsid w:val="00292826"/>
    <w:rsid w:val="00293487"/>
    <w:rsid w:val="00293F0C"/>
    <w:rsid w:val="00294AAD"/>
    <w:rsid w:val="0029639D"/>
    <w:rsid w:val="002A2563"/>
    <w:rsid w:val="002A37B7"/>
    <w:rsid w:val="002A54BF"/>
    <w:rsid w:val="002A6ECA"/>
    <w:rsid w:val="002A6ED2"/>
    <w:rsid w:val="002A76B9"/>
    <w:rsid w:val="002A7D0E"/>
    <w:rsid w:val="002B0B0E"/>
    <w:rsid w:val="002B4885"/>
    <w:rsid w:val="002B4F14"/>
    <w:rsid w:val="002B5F21"/>
    <w:rsid w:val="002C130E"/>
    <w:rsid w:val="002C324D"/>
    <w:rsid w:val="002C4C44"/>
    <w:rsid w:val="002C56A9"/>
    <w:rsid w:val="002C577B"/>
    <w:rsid w:val="002C7663"/>
    <w:rsid w:val="002C7834"/>
    <w:rsid w:val="002C79A8"/>
    <w:rsid w:val="002D08F6"/>
    <w:rsid w:val="002D3348"/>
    <w:rsid w:val="002D5275"/>
    <w:rsid w:val="002D7C67"/>
    <w:rsid w:val="002E0EEF"/>
    <w:rsid w:val="002E15DE"/>
    <w:rsid w:val="002E1610"/>
    <w:rsid w:val="002E1EE8"/>
    <w:rsid w:val="002E3AA3"/>
    <w:rsid w:val="002E44D6"/>
    <w:rsid w:val="002E5AEB"/>
    <w:rsid w:val="002F0DB2"/>
    <w:rsid w:val="002F1DD1"/>
    <w:rsid w:val="002F22F1"/>
    <w:rsid w:val="002F3298"/>
    <w:rsid w:val="002F64F5"/>
    <w:rsid w:val="00301E47"/>
    <w:rsid w:val="00304E63"/>
    <w:rsid w:val="003051C3"/>
    <w:rsid w:val="00305FA3"/>
    <w:rsid w:val="00305FBE"/>
    <w:rsid w:val="00306082"/>
    <w:rsid w:val="00306DAD"/>
    <w:rsid w:val="00306ED1"/>
    <w:rsid w:val="00307952"/>
    <w:rsid w:val="00311C0F"/>
    <w:rsid w:val="00312414"/>
    <w:rsid w:val="00313E24"/>
    <w:rsid w:val="00314AC1"/>
    <w:rsid w:val="00317AD8"/>
    <w:rsid w:val="003202BC"/>
    <w:rsid w:val="003209CA"/>
    <w:rsid w:val="00320C54"/>
    <w:rsid w:val="00320E94"/>
    <w:rsid w:val="003211D2"/>
    <w:rsid w:val="00323540"/>
    <w:rsid w:val="00323579"/>
    <w:rsid w:val="00323E83"/>
    <w:rsid w:val="003244ED"/>
    <w:rsid w:val="003253B6"/>
    <w:rsid w:val="00326844"/>
    <w:rsid w:val="0032689A"/>
    <w:rsid w:val="00326F90"/>
    <w:rsid w:val="00332782"/>
    <w:rsid w:val="00332C55"/>
    <w:rsid w:val="00334127"/>
    <w:rsid w:val="0033546E"/>
    <w:rsid w:val="003360C6"/>
    <w:rsid w:val="00336120"/>
    <w:rsid w:val="0034027F"/>
    <w:rsid w:val="00342728"/>
    <w:rsid w:val="00343A99"/>
    <w:rsid w:val="0034754C"/>
    <w:rsid w:val="00347AF0"/>
    <w:rsid w:val="00350178"/>
    <w:rsid w:val="00350590"/>
    <w:rsid w:val="00351920"/>
    <w:rsid w:val="00352669"/>
    <w:rsid w:val="003529A8"/>
    <w:rsid w:val="00352BB0"/>
    <w:rsid w:val="003562C7"/>
    <w:rsid w:val="00356605"/>
    <w:rsid w:val="00356753"/>
    <w:rsid w:val="00356BFA"/>
    <w:rsid w:val="0036223A"/>
    <w:rsid w:val="00362639"/>
    <w:rsid w:val="0036475D"/>
    <w:rsid w:val="00365B19"/>
    <w:rsid w:val="00366E19"/>
    <w:rsid w:val="00367A9B"/>
    <w:rsid w:val="00367D99"/>
    <w:rsid w:val="00367EA8"/>
    <w:rsid w:val="003742C2"/>
    <w:rsid w:val="00376BBF"/>
    <w:rsid w:val="00377190"/>
    <w:rsid w:val="0037739F"/>
    <w:rsid w:val="0037751D"/>
    <w:rsid w:val="00377B14"/>
    <w:rsid w:val="00381F92"/>
    <w:rsid w:val="003823F8"/>
    <w:rsid w:val="00382C51"/>
    <w:rsid w:val="00382E4E"/>
    <w:rsid w:val="0038348E"/>
    <w:rsid w:val="00385C86"/>
    <w:rsid w:val="003912F2"/>
    <w:rsid w:val="003930E6"/>
    <w:rsid w:val="003957EA"/>
    <w:rsid w:val="003A16A5"/>
    <w:rsid w:val="003A55EB"/>
    <w:rsid w:val="003B0270"/>
    <w:rsid w:val="003B0580"/>
    <w:rsid w:val="003B1132"/>
    <w:rsid w:val="003B1410"/>
    <w:rsid w:val="003B1B98"/>
    <w:rsid w:val="003B2083"/>
    <w:rsid w:val="003B6140"/>
    <w:rsid w:val="003B71C3"/>
    <w:rsid w:val="003B7EB6"/>
    <w:rsid w:val="003B7EEC"/>
    <w:rsid w:val="003C01D8"/>
    <w:rsid w:val="003C41BF"/>
    <w:rsid w:val="003C577D"/>
    <w:rsid w:val="003C78C6"/>
    <w:rsid w:val="003D242A"/>
    <w:rsid w:val="003D388E"/>
    <w:rsid w:val="003E1BEE"/>
    <w:rsid w:val="003E30D5"/>
    <w:rsid w:val="003E331C"/>
    <w:rsid w:val="003E37DC"/>
    <w:rsid w:val="003E5141"/>
    <w:rsid w:val="003E5224"/>
    <w:rsid w:val="003E5737"/>
    <w:rsid w:val="003E5F3D"/>
    <w:rsid w:val="003E733D"/>
    <w:rsid w:val="003E7579"/>
    <w:rsid w:val="003F0673"/>
    <w:rsid w:val="003F0A5D"/>
    <w:rsid w:val="003F23A5"/>
    <w:rsid w:val="003F336C"/>
    <w:rsid w:val="003F35D2"/>
    <w:rsid w:val="003F4D97"/>
    <w:rsid w:val="003F75C0"/>
    <w:rsid w:val="00400A87"/>
    <w:rsid w:val="00400C07"/>
    <w:rsid w:val="00404E6A"/>
    <w:rsid w:val="004058FA"/>
    <w:rsid w:val="004068F3"/>
    <w:rsid w:val="00410B3F"/>
    <w:rsid w:val="004111EE"/>
    <w:rsid w:val="004132E2"/>
    <w:rsid w:val="00413727"/>
    <w:rsid w:val="004148CC"/>
    <w:rsid w:val="004149F1"/>
    <w:rsid w:val="0041540A"/>
    <w:rsid w:val="0041639D"/>
    <w:rsid w:val="00417C2F"/>
    <w:rsid w:val="00421B9A"/>
    <w:rsid w:val="00423E2C"/>
    <w:rsid w:val="00424434"/>
    <w:rsid w:val="0042446C"/>
    <w:rsid w:val="0042669C"/>
    <w:rsid w:val="00426AFC"/>
    <w:rsid w:val="00426C26"/>
    <w:rsid w:val="00427321"/>
    <w:rsid w:val="00427E1E"/>
    <w:rsid w:val="004370B7"/>
    <w:rsid w:val="00437C25"/>
    <w:rsid w:val="0044041E"/>
    <w:rsid w:val="00440ABF"/>
    <w:rsid w:val="004412A2"/>
    <w:rsid w:val="00442482"/>
    <w:rsid w:val="00442C60"/>
    <w:rsid w:val="00444696"/>
    <w:rsid w:val="00444DE5"/>
    <w:rsid w:val="00447203"/>
    <w:rsid w:val="0045326C"/>
    <w:rsid w:val="00453EBE"/>
    <w:rsid w:val="00454ED5"/>
    <w:rsid w:val="00457CF1"/>
    <w:rsid w:val="00460571"/>
    <w:rsid w:val="0046128F"/>
    <w:rsid w:val="00463882"/>
    <w:rsid w:val="00465B4C"/>
    <w:rsid w:val="00466FAC"/>
    <w:rsid w:val="00470964"/>
    <w:rsid w:val="0047555F"/>
    <w:rsid w:val="004758DD"/>
    <w:rsid w:val="00476DFB"/>
    <w:rsid w:val="004770F9"/>
    <w:rsid w:val="00477426"/>
    <w:rsid w:val="00480CFA"/>
    <w:rsid w:val="00481DE0"/>
    <w:rsid w:val="00482D0A"/>
    <w:rsid w:val="00484AE9"/>
    <w:rsid w:val="00486600"/>
    <w:rsid w:val="00486DB9"/>
    <w:rsid w:val="00486E9D"/>
    <w:rsid w:val="00486EAE"/>
    <w:rsid w:val="004903F6"/>
    <w:rsid w:val="004915B0"/>
    <w:rsid w:val="00494ED7"/>
    <w:rsid w:val="004A14CE"/>
    <w:rsid w:val="004A21F5"/>
    <w:rsid w:val="004A2854"/>
    <w:rsid w:val="004A2D55"/>
    <w:rsid w:val="004A3B4A"/>
    <w:rsid w:val="004A6129"/>
    <w:rsid w:val="004A61FA"/>
    <w:rsid w:val="004A635F"/>
    <w:rsid w:val="004A6EE2"/>
    <w:rsid w:val="004A7D92"/>
    <w:rsid w:val="004B071F"/>
    <w:rsid w:val="004B12F5"/>
    <w:rsid w:val="004B1DD2"/>
    <w:rsid w:val="004B1F5C"/>
    <w:rsid w:val="004B4CD3"/>
    <w:rsid w:val="004B5258"/>
    <w:rsid w:val="004B67DC"/>
    <w:rsid w:val="004B71F9"/>
    <w:rsid w:val="004C04CB"/>
    <w:rsid w:val="004C05DF"/>
    <w:rsid w:val="004C277F"/>
    <w:rsid w:val="004C3AFC"/>
    <w:rsid w:val="004C4CA7"/>
    <w:rsid w:val="004C60F4"/>
    <w:rsid w:val="004C7657"/>
    <w:rsid w:val="004D0196"/>
    <w:rsid w:val="004D3122"/>
    <w:rsid w:val="004D36C3"/>
    <w:rsid w:val="004D3B41"/>
    <w:rsid w:val="004D4913"/>
    <w:rsid w:val="004D511B"/>
    <w:rsid w:val="004D69CE"/>
    <w:rsid w:val="004E1112"/>
    <w:rsid w:val="004E3075"/>
    <w:rsid w:val="004E30D2"/>
    <w:rsid w:val="004E380F"/>
    <w:rsid w:val="004E3A8F"/>
    <w:rsid w:val="004E5FC8"/>
    <w:rsid w:val="004E63B8"/>
    <w:rsid w:val="004E71B8"/>
    <w:rsid w:val="004E7496"/>
    <w:rsid w:val="004F0A03"/>
    <w:rsid w:val="004F3EA5"/>
    <w:rsid w:val="004F486D"/>
    <w:rsid w:val="004F5731"/>
    <w:rsid w:val="004F6463"/>
    <w:rsid w:val="004F6893"/>
    <w:rsid w:val="004F7508"/>
    <w:rsid w:val="005016AA"/>
    <w:rsid w:val="00501AD9"/>
    <w:rsid w:val="00501FF1"/>
    <w:rsid w:val="005028D9"/>
    <w:rsid w:val="00503B39"/>
    <w:rsid w:val="00503FD2"/>
    <w:rsid w:val="0050485C"/>
    <w:rsid w:val="005062E7"/>
    <w:rsid w:val="00507A7B"/>
    <w:rsid w:val="00511F0D"/>
    <w:rsid w:val="0051205A"/>
    <w:rsid w:val="00513D07"/>
    <w:rsid w:val="00514094"/>
    <w:rsid w:val="005215F1"/>
    <w:rsid w:val="00524D1B"/>
    <w:rsid w:val="00525644"/>
    <w:rsid w:val="00532490"/>
    <w:rsid w:val="00532F80"/>
    <w:rsid w:val="00533ED5"/>
    <w:rsid w:val="00536B2F"/>
    <w:rsid w:val="0054039F"/>
    <w:rsid w:val="005428C9"/>
    <w:rsid w:val="0054522A"/>
    <w:rsid w:val="00545579"/>
    <w:rsid w:val="00545813"/>
    <w:rsid w:val="00545F5E"/>
    <w:rsid w:val="005476B3"/>
    <w:rsid w:val="00547F1E"/>
    <w:rsid w:val="00550059"/>
    <w:rsid w:val="00552555"/>
    <w:rsid w:val="00552821"/>
    <w:rsid w:val="005529E8"/>
    <w:rsid w:val="00552D6E"/>
    <w:rsid w:val="00554B9D"/>
    <w:rsid w:val="005558E2"/>
    <w:rsid w:val="00556045"/>
    <w:rsid w:val="00556340"/>
    <w:rsid w:val="00560151"/>
    <w:rsid w:val="005606E1"/>
    <w:rsid w:val="00566E0C"/>
    <w:rsid w:val="00571390"/>
    <w:rsid w:val="00572293"/>
    <w:rsid w:val="00572723"/>
    <w:rsid w:val="00573497"/>
    <w:rsid w:val="00574B76"/>
    <w:rsid w:val="00576780"/>
    <w:rsid w:val="00577B50"/>
    <w:rsid w:val="00580E42"/>
    <w:rsid w:val="00582415"/>
    <w:rsid w:val="0058255B"/>
    <w:rsid w:val="00582BC5"/>
    <w:rsid w:val="00584383"/>
    <w:rsid w:val="0058466C"/>
    <w:rsid w:val="00585BD9"/>
    <w:rsid w:val="00587E6F"/>
    <w:rsid w:val="005929B7"/>
    <w:rsid w:val="00592AE2"/>
    <w:rsid w:val="00592EE5"/>
    <w:rsid w:val="0059301B"/>
    <w:rsid w:val="0059301D"/>
    <w:rsid w:val="0059462B"/>
    <w:rsid w:val="0059627D"/>
    <w:rsid w:val="00596314"/>
    <w:rsid w:val="0059735A"/>
    <w:rsid w:val="0059744E"/>
    <w:rsid w:val="005A20EE"/>
    <w:rsid w:val="005A2C4A"/>
    <w:rsid w:val="005A2CA2"/>
    <w:rsid w:val="005A600A"/>
    <w:rsid w:val="005A6847"/>
    <w:rsid w:val="005B152C"/>
    <w:rsid w:val="005B3031"/>
    <w:rsid w:val="005B59CD"/>
    <w:rsid w:val="005C0B9F"/>
    <w:rsid w:val="005C2FA6"/>
    <w:rsid w:val="005C3D7E"/>
    <w:rsid w:val="005C6195"/>
    <w:rsid w:val="005D3D25"/>
    <w:rsid w:val="005D45B2"/>
    <w:rsid w:val="005D5F4C"/>
    <w:rsid w:val="005D66D6"/>
    <w:rsid w:val="005E19D2"/>
    <w:rsid w:val="005E3680"/>
    <w:rsid w:val="005E36F8"/>
    <w:rsid w:val="005E4406"/>
    <w:rsid w:val="005E5F57"/>
    <w:rsid w:val="005E703A"/>
    <w:rsid w:val="005F4219"/>
    <w:rsid w:val="005F4C41"/>
    <w:rsid w:val="005F5285"/>
    <w:rsid w:val="005F52E5"/>
    <w:rsid w:val="006002B4"/>
    <w:rsid w:val="0060049D"/>
    <w:rsid w:val="00600FB1"/>
    <w:rsid w:val="0060221B"/>
    <w:rsid w:val="00604B5E"/>
    <w:rsid w:val="006051BA"/>
    <w:rsid w:val="00605257"/>
    <w:rsid w:val="0060530F"/>
    <w:rsid w:val="00606774"/>
    <w:rsid w:val="006069E7"/>
    <w:rsid w:val="00607B35"/>
    <w:rsid w:val="006107A3"/>
    <w:rsid w:val="00612361"/>
    <w:rsid w:val="00612629"/>
    <w:rsid w:val="00615487"/>
    <w:rsid w:val="0061600C"/>
    <w:rsid w:val="00620617"/>
    <w:rsid w:val="00620A79"/>
    <w:rsid w:val="00622629"/>
    <w:rsid w:val="00622688"/>
    <w:rsid w:val="00625738"/>
    <w:rsid w:val="00625E41"/>
    <w:rsid w:val="0063027D"/>
    <w:rsid w:val="00630D08"/>
    <w:rsid w:val="00630F7C"/>
    <w:rsid w:val="00631953"/>
    <w:rsid w:val="00631A49"/>
    <w:rsid w:val="00634AA5"/>
    <w:rsid w:val="00634AC1"/>
    <w:rsid w:val="0064631A"/>
    <w:rsid w:val="0064637F"/>
    <w:rsid w:val="00646D3C"/>
    <w:rsid w:val="006507F5"/>
    <w:rsid w:val="00650BAE"/>
    <w:rsid w:val="00653736"/>
    <w:rsid w:val="006548C6"/>
    <w:rsid w:val="00654A53"/>
    <w:rsid w:val="00654AA1"/>
    <w:rsid w:val="006561DF"/>
    <w:rsid w:val="00656E5F"/>
    <w:rsid w:val="00657DF5"/>
    <w:rsid w:val="00660795"/>
    <w:rsid w:val="00661DFA"/>
    <w:rsid w:val="006621A6"/>
    <w:rsid w:val="00662C08"/>
    <w:rsid w:val="0066544F"/>
    <w:rsid w:val="00666B61"/>
    <w:rsid w:val="0066722D"/>
    <w:rsid w:val="00667E05"/>
    <w:rsid w:val="006703EC"/>
    <w:rsid w:val="00671DE3"/>
    <w:rsid w:val="00672871"/>
    <w:rsid w:val="00674828"/>
    <w:rsid w:val="0067514D"/>
    <w:rsid w:val="006756CA"/>
    <w:rsid w:val="00675CE3"/>
    <w:rsid w:val="006769F3"/>
    <w:rsid w:val="00681A71"/>
    <w:rsid w:val="00683010"/>
    <w:rsid w:val="0068364F"/>
    <w:rsid w:val="00684617"/>
    <w:rsid w:val="006872A3"/>
    <w:rsid w:val="00690D07"/>
    <w:rsid w:val="00693826"/>
    <w:rsid w:val="00693DBA"/>
    <w:rsid w:val="00694072"/>
    <w:rsid w:val="00694A1F"/>
    <w:rsid w:val="00695B76"/>
    <w:rsid w:val="00696F98"/>
    <w:rsid w:val="006A1DA7"/>
    <w:rsid w:val="006A44AE"/>
    <w:rsid w:val="006A62F0"/>
    <w:rsid w:val="006A6CEB"/>
    <w:rsid w:val="006B10BD"/>
    <w:rsid w:val="006B112B"/>
    <w:rsid w:val="006B2198"/>
    <w:rsid w:val="006B2B80"/>
    <w:rsid w:val="006B353F"/>
    <w:rsid w:val="006B6CD8"/>
    <w:rsid w:val="006B78A2"/>
    <w:rsid w:val="006B7A1E"/>
    <w:rsid w:val="006B7C2A"/>
    <w:rsid w:val="006B7C40"/>
    <w:rsid w:val="006D10B9"/>
    <w:rsid w:val="006D2370"/>
    <w:rsid w:val="006D386B"/>
    <w:rsid w:val="006D7FD4"/>
    <w:rsid w:val="006E0171"/>
    <w:rsid w:val="006E0AE2"/>
    <w:rsid w:val="006E3E3B"/>
    <w:rsid w:val="006E41A0"/>
    <w:rsid w:val="006E6392"/>
    <w:rsid w:val="006E6CAD"/>
    <w:rsid w:val="006E7ADF"/>
    <w:rsid w:val="006F0D98"/>
    <w:rsid w:val="006F4526"/>
    <w:rsid w:val="006F491F"/>
    <w:rsid w:val="006F5530"/>
    <w:rsid w:val="007015D6"/>
    <w:rsid w:val="00703531"/>
    <w:rsid w:val="00706046"/>
    <w:rsid w:val="00707746"/>
    <w:rsid w:val="00710FD8"/>
    <w:rsid w:val="0071119D"/>
    <w:rsid w:val="0071180C"/>
    <w:rsid w:val="007119C4"/>
    <w:rsid w:val="00712675"/>
    <w:rsid w:val="00712B9D"/>
    <w:rsid w:val="0071393B"/>
    <w:rsid w:val="00714EE1"/>
    <w:rsid w:val="0071525B"/>
    <w:rsid w:val="00715EE1"/>
    <w:rsid w:val="0071603A"/>
    <w:rsid w:val="007165A5"/>
    <w:rsid w:val="007206B8"/>
    <w:rsid w:val="00721284"/>
    <w:rsid w:val="007228A4"/>
    <w:rsid w:val="007243AA"/>
    <w:rsid w:val="00726046"/>
    <w:rsid w:val="00726392"/>
    <w:rsid w:val="00730C88"/>
    <w:rsid w:val="00735D80"/>
    <w:rsid w:val="00737960"/>
    <w:rsid w:val="00740479"/>
    <w:rsid w:val="00740B98"/>
    <w:rsid w:val="007411A0"/>
    <w:rsid w:val="007417AD"/>
    <w:rsid w:val="0074359A"/>
    <w:rsid w:val="007446E4"/>
    <w:rsid w:val="00750F31"/>
    <w:rsid w:val="007536A1"/>
    <w:rsid w:val="00753BCA"/>
    <w:rsid w:val="00753CEB"/>
    <w:rsid w:val="007541E4"/>
    <w:rsid w:val="00761AFF"/>
    <w:rsid w:val="00761E6A"/>
    <w:rsid w:val="00762460"/>
    <w:rsid w:val="00762CB0"/>
    <w:rsid w:val="00763042"/>
    <w:rsid w:val="007630D8"/>
    <w:rsid w:val="007661C0"/>
    <w:rsid w:val="00766550"/>
    <w:rsid w:val="0077136A"/>
    <w:rsid w:val="00771AEE"/>
    <w:rsid w:val="00774E81"/>
    <w:rsid w:val="00775A45"/>
    <w:rsid w:val="0078235A"/>
    <w:rsid w:val="00782436"/>
    <w:rsid w:val="00782E70"/>
    <w:rsid w:val="0078307C"/>
    <w:rsid w:val="007838F8"/>
    <w:rsid w:val="00785A22"/>
    <w:rsid w:val="00785D92"/>
    <w:rsid w:val="0078695C"/>
    <w:rsid w:val="007879EE"/>
    <w:rsid w:val="00787A98"/>
    <w:rsid w:val="00790D11"/>
    <w:rsid w:val="00791142"/>
    <w:rsid w:val="00791A8B"/>
    <w:rsid w:val="0079270B"/>
    <w:rsid w:val="00794D96"/>
    <w:rsid w:val="00796123"/>
    <w:rsid w:val="00797A61"/>
    <w:rsid w:val="00797C54"/>
    <w:rsid w:val="007A0891"/>
    <w:rsid w:val="007A09E8"/>
    <w:rsid w:val="007A116D"/>
    <w:rsid w:val="007A39AE"/>
    <w:rsid w:val="007A51C0"/>
    <w:rsid w:val="007A6667"/>
    <w:rsid w:val="007A66F6"/>
    <w:rsid w:val="007A7256"/>
    <w:rsid w:val="007A72A4"/>
    <w:rsid w:val="007B0029"/>
    <w:rsid w:val="007B012A"/>
    <w:rsid w:val="007B2423"/>
    <w:rsid w:val="007B386E"/>
    <w:rsid w:val="007B4F04"/>
    <w:rsid w:val="007C1572"/>
    <w:rsid w:val="007C16F9"/>
    <w:rsid w:val="007C1F25"/>
    <w:rsid w:val="007C1F52"/>
    <w:rsid w:val="007C231B"/>
    <w:rsid w:val="007C6845"/>
    <w:rsid w:val="007C6CFF"/>
    <w:rsid w:val="007C7ABA"/>
    <w:rsid w:val="007D0AD2"/>
    <w:rsid w:val="007D1CBB"/>
    <w:rsid w:val="007D2321"/>
    <w:rsid w:val="007D29C6"/>
    <w:rsid w:val="007D2F3F"/>
    <w:rsid w:val="007D3F5E"/>
    <w:rsid w:val="007D644C"/>
    <w:rsid w:val="007D6A94"/>
    <w:rsid w:val="007E0072"/>
    <w:rsid w:val="007E1117"/>
    <w:rsid w:val="007E1DBD"/>
    <w:rsid w:val="007E3783"/>
    <w:rsid w:val="007E3990"/>
    <w:rsid w:val="007E3EF2"/>
    <w:rsid w:val="007E3F87"/>
    <w:rsid w:val="007E7492"/>
    <w:rsid w:val="007F0FEA"/>
    <w:rsid w:val="007F1970"/>
    <w:rsid w:val="007F21BB"/>
    <w:rsid w:val="007F2557"/>
    <w:rsid w:val="007F2F74"/>
    <w:rsid w:val="007F334B"/>
    <w:rsid w:val="007F334C"/>
    <w:rsid w:val="007F3E20"/>
    <w:rsid w:val="007F4FFB"/>
    <w:rsid w:val="007F76A3"/>
    <w:rsid w:val="007F7F89"/>
    <w:rsid w:val="0080000F"/>
    <w:rsid w:val="008004B4"/>
    <w:rsid w:val="008036B3"/>
    <w:rsid w:val="00803BB4"/>
    <w:rsid w:val="00806867"/>
    <w:rsid w:val="00807CAC"/>
    <w:rsid w:val="00811A3A"/>
    <w:rsid w:val="00811D01"/>
    <w:rsid w:val="00811EAC"/>
    <w:rsid w:val="00812C1E"/>
    <w:rsid w:val="00813C73"/>
    <w:rsid w:val="008140C6"/>
    <w:rsid w:val="008151D5"/>
    <w:rsid w:val="0081532A"/>
    <w:rsid w:val="0081743B"/>
    <w:rsid w:val="00817741"/>
    <w:rsid w:val="00817898"/>
    <w:rsid w:val="00817AE4"/>
    <w:rsid w:val="00820797"/>
    <w:rsid w:val="00820DFD"/>
    <w:rsid w:val="00821DDD"/>
    <w:rsid w:val="00822B37"/>
    <w:rsid w:val="0082310F"/>
    <w:rsid w:val="0082464F"/>
    <w:rsid w:val="008302F8"/>
    <w:rsid w:val="00833043"/>
    <w:rsid w:val="008332CE"/>
    <w:rsid w:val="008341C2"/>
    <w:rsid w:val="00834E2D"/>
    <w:rsid w:val="0083524C"/>
    <w:rsid w:val="00835F8C"/>
    <w:rsid w:val="00840683"/>
    <w:rsid w:val="0084182B"/>
    <w:rsid w:val="00842982"/>
    <w:rsid w:val="008454CF"/>
    <w:rsid w:val="008468AF"/>
    <w:rsid w:val="0084710C"/>
    <w:rsid w:val="008475B0"/>
    <w:rsid w:val="00850696"/>
    <w:rsid w:val="00851D9C"/>
    <w:rsid w:val="008554F6"/>
    <w:rsid w:val="008579F1"/>
    <w:rsid w:val="008600D5"/>
    <w:rsid w:val="008602D5"/>
    <w:rsid w:val="00860B31"/>
    <w:rsid w:val="00860D29"/>
    <w:rsid w:val="00860EEB"/>
    <w:rsid w:val="008615A3"/>
    <w:rsid w:val="00861864"/>
    <w:rsid w:val="008629AE"/>
    <w:rsid w:val="008631B1"/>
    <w:rsid w:val="008647D7"/>
    <w:rsid w:val="00867AC5"/>
    <w:rsid w:val="00871FAF"/>
    <w:rsid w:val="00873323"/>
    <w:rsid w:val="00873A2B"/>
    <w:rsid w:val="0087475D"/>
    <w:rsid w:val="008800AF"/>
    <w:rsid w:val="00883AF6"/>
    <w:rsid w:val="00885BE8"/>
    <w:rsid w:val="00886C83"/>
    <w:rsid w:val="0089058B"/>
    <w:rsid w:val="00891E55"/>
    <w:rsid w:val="00892FEA"/>
    <w:rsid w:val="00894124"/>
    <w:rsid w:val="00894EA3"/>
    <w:rsid w:val="00895B5C"/>
    <w:rsid w:val="008975D7"/>
    <w:rsid w:val="00897913"/>
    <w:rsid w:val="008A023A"/>
    <w:rsid w:val="008A1618"/>
    <w:rsid w:val="008A171C"/>
    <w:rsid w:val="008A1C60"/>
    <w:rsid w:val="008A4D61"/>
    <w:rsid w:val="008A6569"/>
    <w:rsid w:val="008A799B"/>
    <w:rsid w:val="008B19E3"/>
    <w:rsid w:val="008B1AFD"/>
    <w:rsid w:val="008B1BA3"/>
    <w:rsid w:val="008B3393"/>
    <w:rsid w:val="008B3533"/>
    <w:rsid w:val="008B43A3"/>
    <w:rsid w:val="008B4546"/>
    <w:rsid w:val="008B6257"/>
    <w:rsid w:val="008B6451"/>
    <w:rsid w:val="008C3DC1"/>
    <w:rsid w:val="008C4BB0"/>
    <w:rsid w:val="008D1836"/>
    <w:rsid w:val="008D23D9"/>
    <w:rsid w:val="008D2CF9"/>
    <w:rsid w:val="008D37A7"/>
    <w:rsid w:val="008D46A2"/>
    <w:rsid w:val="008D525A"/>
    <w:rsid w:val="008E17AE"/>
    <w:rsid w:val="008E2034"/>
    <w:rsid w:val="008E24AC"/>
    <w:rsid w:val="008E5CF0"/>
    <w:rsid w:val="008E5D18"/>
    <w:rsid w:val="008E68A2"/>
    <w:rsid w:val="008F0610"/>
    <w:rsid w:val="008F0D63"/>
    <w:rsid w:val="008F0EBA"/>
    <w:rsid w:val="008F0F46"/>
    <w:rsid w:val="008F3D10"/>
    <w:rsid w:val="008F4648"/>
    <w:rsid w:val="008F5722"/>
    <w:rsid w:val="00900498"/>
    <w:rsid w:val="00901711"/>
    <w:rsid w:val="0090272F"/>
    <w:rsid w:val="009028C7"/>
    <w:rsid w:val="009028D8"/>
    <w:rsid w:val="00902960"/>
    <w:rsid w:val="009033F7"/>
    <w:rsid w:val="009040F5"/>
    <w:rsid w:val="009057DD"/>
    <w:rsid w:val="00905E5A"/>
    <w:rsid w:val="0090641D"/>
    <w:rsid w:val="00907C69"/>
    <w:rsid w:val="009123B4"/>
    <w:rsid w:val="009172A1"/>
    <w:rsid w:val="00917C87"/>
    <w:rsid w:val="00921F22"/>
    <w:rsid w:val="00922614"/>
    <w:rsid w:val="00922C4F"/>
    <w:rsid w:val="009253EB"/>
    <w:rsid w:val="00927CF1"/>
    <w:rsid w:val="00931885"/>
    <w:rsid w:val="00932F25"/>
    <w:rsid w:val="00933401"/>
    <w:rsid w:val="009342E1"/>
    <w:rsid w:val="00936F06"/>
    <w:rsid w:val="009371EB"/>
    <w:rsid w:val="00941599"/>
    <w:rsid w:val="00941948"/>
    <w:rsid w:val="00941EEC"/>
    <w:rsid w:val="0094406D"/>
    <w:rsid w:val="00945B1E"/>
    <w:rsid w:val="00947D5B"/>
    <w:rsid w:val="00950F74"/>
    <w:rsid w:val="009511F1"/>
    <w:rsid w:val="00951968"/>
    <w:rsid w:val="0095205B"/>
    <w:rsid w:val="00952D7B"/>
    <w:rsid w:val="00953507"/>
    <w:rsid w:val="00954A16"/>
    <w:rsid w:val="009552A0"/>
    <w:rsid w:val="0095708D"/>
    <w:rsid w:val="009570EC"/>
    <w:rsid w:val="009623F8"/>
    <w:rsid w:val="00962947"/>
    <w:rsid w:val="00963C75"/>
    <w:rsid w:val="00965720"/>
    <w:rsid w:val="0097168F"/>
    <w:rsid w:val="00971BEC"/>
    <w:rsid w:val="00975114"/>
    <w:rsid w:val="009752D0"/>
    <w:rsid w:val="00977168"/>
    <w:rsid w:val="009806B0"/>
    <w:rsid w:val="009809EC"/>
    <w:rsid w:val="00980FB4"/>
    <w:rsid w:val="009811A5"/>
    <w:rsid w:val="00982426"/>
    <w:rsid w:val="009830D0"/>
    <w:rsid w:val="00983250"/>
    <w:rsid w:val="0098387B"/>
    <w:rsid w:val="0098728B"/>
    <w:rsid w:val="00987EA4"/>
    <w:rsid w:val="009906BB"/>
    <w:rsid w:val="00990C17"/>
    <w:rsid w:val="00990D88"/>
    <w:rsid w:val="009910A4"/>
    <w:rsid w:val="00993F11"/>
    <w:rsid w:val="00993FBD"/>
    <w:rsid w:val="00995EA5"/>
    <w:rsid w:val="0099707A"/>
    <w:rsid w:val="0099710D"/>
    <w:rsid w:val="009978AC"/>
    <w:rsid w:val="00997951"/>
    <w:rsid w:val="009A28E4"/>
    <w:rsid w:val="009A2FFA"/>
    <w:rsid w:val="009A4C20"/>
    <w:rsid w:val="009A4E2F"/>
    <w:rsid w:val="009A62FA"/>
    <w:rsid w:val="009B1129"/>
    <w:rsid w:val="009B200C"/>
    <w:rsid w:val="009B5C43"/>
    <w:rsid w:val="009B614D"/>
    <w:rsid w:val="009B670F"/>
    <w:rsid w:val="009B6803"/>
    <w:rsid w:val="009B7162"/>
    <w:rsid w:val="009C14F4"/>
    <w:rsid w:val="009C18AC"/>
    <w:rsid w:val="009C1EF1"/>
    <w:rsid w:val="009C2BD9"/>
    <w:rsid w:val="009C35DE"/>
    <w:rsid w:val="009C5AAE"/>
    <w:rsid w:val="009C68CC"/>
    <w:rsid w:val="009D011F"/>
    <w:rsid w:val="009D0821"/>
    <w:rsid w:val="009D12EE"/>
    <w:rsid w:val="009D16C8"/>
    <w:rsid w:val="009D6F44"/>
    <w:rsid w:val="009D7D15"/>
    <w:rsid w:val="009E3683"/>
    <w:rsid w:val="009E4457"/>
    <w:rsid w:val="009E6C5A"/>
    <w:rsid w:val="009F2BC5"/>
    <w:rsid w:val="009F320F"/>
    <w:rsid w:val="009F5B61"/>
    <w:rsid w:val="009F6087"/>
    <w:rsid w:val="009F6550"/>
    <w:rsid w:val="009F6B1C"/>
    <w:rsid w:val="009F71EC"/>
    <w:rsid w:val="00A0041D"/>
    <w:rsid w:val="00A029F3"/>
    <w:rsid w:val="00A02EA6"/>
    <w:rsid w:val="00A03A3A"/>
    <w:rsid w:val="00A05C73"/>
    <w:rsid w:val="00A06404"/>
    <w:rsid w:val="00A06C76"/>
    <w:rsid w:val="00A0797B"/>
    <w:rsid w:val="00A07FD0"/>
    <w:rsid w:val="00A10168"/>
    <w:rsid w:val="00A10554"/>
    <w:rsid w:val="00A11075"/>
    <w:rsid w:val="00A11421"/>
    <w:rsid w:val="00A1172C"/>
    <w:rsid w:val="00A137CE"/>
    <w:rsid w:val="00A148F7"/>
    <w:rsid w:val="00A14A68"/>
    <w:rsid w:val="00A17E30"/>
    <w:rsid w:val="00A20848"/>
    <w:rsid w:val="00A21433"/>
    <w:rsid w:val="00A21877"/>
    <w:rsid w:val="00A22545"/>
    <w:rsid w:val="00A22FDD"/>
    <w:rsid w:val="00A24636"/>
    <w:rsid w:val="00A2499F"/>
    <w:rsid w:val="00A301C6"/>
    <w:rsid w:val="00A355F8"/>
    <w:rsid w:val="00A36A46"/>
    <w:rsid w:val="00A41019"/>
    <w:rsid w:val="00A419BD"/>
    <w:rsid w:val="00A41C46"/>
    <w:rsid w:val="00A43731"/>
    <w:rsid w:val="00A44A30"/>
    <w:rsid w:val="00A4528E"/>
    <w:rsid w:val="00A50493"/>
    <w:rsid w:val="00A51C7C"/>
    <w:rsid w:val="00A524CC"/>
    <w:rsid w:val="00A5467B"/>
    <w:rsid w:val="00A55A13"/>
    <w:rsid w:val="00A55AE2"/>
    <w:rsid w:val="00A55DA4"/>
    <w:rsid w:val="00A6015E"/>
    <w:rsid w:val="00A611D3"/>
    <w:rsid w:val="00A61A21"/>
    <w:rsid w:val="00A65CE7"/>
    <w:rsid w:val="00A672B5"/>
    <w:rsid w:val="00A706A6"/>
    <w:rsid w:val="00A71525"/>
    <w:rsid w:val="00A716BC"/>
    <w:rsid w:val="00A71C89"/>
    <w:rsid w:val="00A71D29"/>
    <w:rsid w:val="00A720FE"/>
    <w:rsid w:val="00A732E3"/>
    <w:rsid w:val="00A75051"/>
    <w:rsid w:val="00A75D0F"/>
    <w:rsid w:val="00A761BA"/>
    <w:rsid w:val="00A76801"/>
    <w:rsid w:val="00A768F5"/>
    <w:rsid w:val="00A777BE"/>
    <w:rsid w:val="00A779C5"/>
    <w:rsid w:val="00A801FB"/>
    <w:rsid w:val="00A80942"/>
    <w:rsid w:val="00A80EC3"/>
    <w:rsid w:val="00A828E2"/>
    <w:rsid w:val="00A8323D"/>
    <w:rsid w:val="00A84077"/>
    <w:rsid w:val="00A8547E"/>
    <w:rsid w:val="00A854BF"/>
    <w:rsid w:val="00A86160"/>
    <w:rsid w:val="00A903BA"/>
    <w:rsid w:val="00A90A84"/>
    <w:rsid w:val="00A916A1"/>
    <w:rsid w:val="00A9171E"/>
    <w:rsid w:val="00A92910"/>
    <w:rsid w:val="00A9385F"/>
    <w:rsid w:val="00A9476E"/>
    <w:rsid w:val="00A95086"/>
    <w:rsid w:val="00A97995"/>
    <w:rsid w:val="00A97D36"/>
    <w:rsid w:val="00AA0AD5"/>
    <w:rsid w:val="00AA0CFA"/>
    <w:rsid w:val="00AA1686"/>
    <w:rsid w:val="00AA1D8D"/>
    <w:rsid w:val="00AA2DAC"/>
    <w:rsid w:val="00AA303B"/>
    <w:rsid w:val="00AA4752"/>
    <w:rsid w:val="00AA4ABB"/>
    <w:rsid w:val="00AA53D6"/>
    <w:rsid w:val="00AA5FEF"/>
    <w:rsid w:val="00AB1D53"/>
    <w:rsid w:val="00AB5E74"/>
    <w:rsid w:val="00AB6379"/>
    <w:rsid w:val="00AB6E43"/>
    <w:rsid w:val="00AB7284"/>
    <w:rsid w:val="00AB7886"/>
    <w:rsid w:val="00AC1DD5"/>
    <w:rsid w:val="00AC2C4D"/>
    <w:rsid w:val="00AC2E26"/>
    <w:rsid w:val="00AC4BD1"/>
    <w:rsid w:val="00AC4DA5"/>
    <w:rsid w:val="00AC643A"/>
    <w:rsid w:val="00AC6AD0"/>
    <w:rsid w:val="00AD08D1"/>
    <w:rsid w:val="00AD0C01"/>
    <w:rsid w:val="00AD1FD9"/>
    <w:rsid w:val="00AD3688"/>
    <w:rsid w:val="00AD48EE"/>
    <w:rsid w:val="00AE0CB3"/>
    <w:rsid w:val="00AE1B3D"/>
    <w:rsid w:val="00AE4273"/>
    <w:rsid w:val="00AE5F60"/>
    <w:rsid w:val="00AE6F76"/>
    <w:rsid w:val="00AF0EAF"/>
    <w:rsid w:val="00AF19EC"/>
    <w:rsid w:val="00AF2705"/>
    <w:rsid w:val="00AF4968"/>
    <w:rsid w:val="00AF6B5F"/>
    <w:rsid w:val="00AF70FD"/>
    <w:rsid w:val="00AF7311"/>
    <w:rsid w:val="00AF7851"/>
    <w:rsid w:val="00B01E5C"/>
    <w:rsid w:val="00B046C2"/>
    <w:rsid w:val="00B068F2"/>
    <w:rsid w:val="00B10CA5"/>
    <w:rsid w:val="00B10FAA"/>
    <w:rsid w:val="00B114F7"/>
    <w:rsid w:val="00B122DB"/>
    <w:rsid w:val="00B1501D"/>
    <w:rsid w:val="00B1781E"/>
    <w:rsid w:val="00B178C9"/>
    <w:rsid w:val="00B2134C"/>
    <w:rsid w:val="00B22FF7"/>
    <w:rsid w:val="00B23650"/>
    <w:rsid w:val="00B23D74"/>
    <w:rsid w:val="00B276F5"/>
    <w:rsid w:val="00B30436"/>
    <w:rsid w:val="00B30474"/>
    <w:rsid w:val="00B308A9"/>
    <w:rsid w:val="00B30B9C"/>
    <w:rsid w:val="00B30C46"/>
    <w:rsid w:val="00B31542"/>
    <w:rsid w:val="00B3196A"/>
    <w:rsid w:val="00B32707"/>
    <w:rsid w:val="00B34B6B"/>
    <w:rsid w:val="00B35486"/>
    <w:rsid w:val="00B35CD6"/>
    <w:rsid w:val="00B3644B"/>
    <w:rsid w:val="00B40F15"/>
    <w:rsid w:val="00B41AC6"/>
    <w:rsid w:val="00B41F78"/>
    <w:rsid w:val="00B42A61"/>
    <w:rsid w:val="00B446E3"/>
    <w:rsid w:val="00B46019"/>
    <w:rsid w:val="00B47730"/>
    <w:rsid w:val="00B52066"/>
    <w:rsid w:val="00B5233D"/>
    <w:rsid w:val="00B5585E"/>
    <w:rsid w:val="00B55D61"/>
    <w:rsid w:val="00B567B4"/>
    <w:rsid w:val="00B57466"/>
    <w:rsid w:val="00B578AC"/>
    <w:rsid w:val="00B57E7B"/>
    <w:rsid w:val="00B60861"/>
    <w:rsid w:val="00B63EA5"/>
    <w:rsid w:val="00B6677C"/>
    <w:rsid w:val="00B67286"/>
    <w:rsid w:val="00B705D1"/>
    <w:rsid w:val="00B72D8B"/>
    <w:rsid w:val="00B747D7"/>
    <w:rsid w:val="00B74EAD"/>
    <w:rsid w:val="00B757C1"/>
    <w:rsid w:val="00B80D48"/>
    <w:rsid w:val="00B83303"/>
    <w:rsid w:val="00B853CF"/>
    <w:rsid w:val="00B854A6"/>
    <w:rsid w:val="00B917D6"/>
    <w:rsid w:val="00B95207"/>
    <w:rsid w:val="00B95656"/>
    <w:rsid w:val="00B960AA"/>
    <w:rsid w:val="00B960AB"/>
    <w:rsid w:val="00B97A1F"/>
    <w:rsid w:val="00BA1150"/>
    <w:rsid w:val="00BA15A1"/>
    <w:rsid w:val="00BA2D63"/>
    <w:rsid w:val="00BA5F4C"/>
    <w:rsid w:val="00BA6A21"/>
    <w:rsid w:val="00BB0D1F"/>
    <w:rsid w:val="00BB2F32"/>
    <w:rsid w:val="00BB3FAE"/>
    <w:rsid w:val="00BB49DD"/>
    <w:rsid w:val="00BB55C7"/>
    <w:rsid w:val="00BC1E58"/>
    <w:rsid w:val="00BD0513"/>
    <w:rsid w:val="00BD0524"/>
    <w:rsid w:val="00BD0C17"/>
    <w:rsid w:val="00BD11B0"/>
    <w:rsid w:val="00BD1BBA"/>
    <w:rsid w:val="00BD3AD9"/>
    <w:rsid w:val="00BD54B8"/>
    <w:rsid w:val="00BD6B07"/>
    <w:rsid w:val="00BD7C17"/>
    <w:rsid w:val="00BE0AA7"/>
    <w:rsid w:val="00BE0E4B"/>
    <w:rsid w:val="00BE1BCD"/>
    <w:rsid w:val="00BE2963"/>
    <w:rsid w:val="00BE34CE"/>
    <w:rsid w:val="00BE36CE"/>
    <w:rsid w:val="00BE3F90"/>
    <w:rsid w:val="00BE4D5E"/>
    <w:rsid w:val="00BE6A32"/>
    <w:rsid w:val="00BF018A"/>
    <w:rsid w:val="00BF09B1"/>
    <w:rsid w:val="00BF15CC"/>
    <w:rsid w:val="00BF15F8"/>
    <w:rsid w:val="00BF2545"/>
    <w:rsid w:val="00BF3397"/>
    <w:rsid w:val="00BF46EB"/>
    <w:rsid w:val="00BF4809"/>
    <w:rsid w:val="00BF6A00"/>
    <w:rsid w:val="00BF6DEE"/>
    <w:rsid w:val="00C01132"/>
    <w:rsid w:val="00C01646"/>
    <w:rsid w:val="00C0245A"/>
    <w:rsid w:val="00C03097"/>
    <w:rsid w:val="00C05C92"/>
    <w:rsid w:val="00C05D0F"/>
    <w:rsid w:val="00C120F7"/>
    <w:rsid w:val="00C124B1"/>
    <w:rsid w:val="00C13CDF"/>
    <w:rsid w:val="00C13DBE"/>
    <w:rsid w:val="00C15D73"/>
    <w:rsid w:val="00C16801"/>
    <w:rsid w:val="00C17362"/>
    <w:rsid w:val="00C20F8B"/>
    <w:rsid w:val="00C21AB3"/>
    <w:rsid w:val="00C21AC0"/>
    <w:rsid w:val="00C222AF"/>
    <w:rsid w:val="00C23122"/>
    <w:rsid w:val="00C23C55"/>
    <w:rsid w:val="00C245C8"/>
    <w:rsid w:val="00C25C92"/>
    <w:rsid w:val="00C27665"/>
    <w:rsid w:val="00C300F4"/>
    <w:rsid w:val="00C31A7E"/>
    <w:rsid w:val="00C320E2"/>
    <w:rsid w:val="00C32AFD"/>
    <w:rsid w:val="00C346D1"/>
    <w:rsid w:val="00C359C2"/>
    <w:rsid w:val="00C361FC"/>
    <w:rsid w:val="00C37D09"/>
    <w:rsid w:val="00C41391"/>
    <w:rsid w:val="00C42956"/>
    <w:rsid w:val="00C42A13"/>
    <w:rsid w:val="00C45B10"/>
    <w:rsid w:val="00C46FFF"/>
    <w:rsid w:val="00C47CF7"/>
    <w:rsid w:val="00C516BC"/>
    <w:rsid w:val="00C53A93"/>
    <w:rsid w:val="00C53D9B"/>
    <w:rsid w:val="00C5476F"/>
    <w:rsid w:val="00C54AA7"/>
    <w:rsid w:val="00C54DC2"/>
    <w:rsid w:val="00C55527"/>
    <w:rsid w:val="00C605A1"/>
    <w:rsid w:val="00C61311"/>
    <w:rsid w:val="00C62579"/>
    <w:rsid w:val="00C63669"/>
    <w:rsid w:val="00C64147"/>
    <w:rsid w:val="00C65790"/>
    <w:rsid w:val="00C66392"/>
    <w:rsid w:val="00C667B6"/>
    <w:rsid w:val="00C72AB2"/>
    <w:rsid w:val="00C73830"/>
    <w:rsid w:val="00C73996"/>
    <w:rsid w:val="00C7552B"/>
    <w:rsid w:val="00C76293"/>
    <w:rsid w:val="00C779B6"/>
    <w:rsid w:val="00C77E5B"/>
    <w:rsid w:val="00C835F0"/>
    <w:rsid w:val="00C90C6E"/>
    <w:rsid w:val="00C94C5D"/>
    <w:rsid w:val="00CA0F2D"/>
    <w:rsid w:val="00CA3084"/>
    <w:rsid w:val="00CA30C6"/>
    <w:rsid w:val="00CA43EC"/>
    <w:rsid w:val="00CA471F"/>
    <w:rsid w:val="00CA4858"/>
    <w:rsid w:val="00CA5A24"/>
    <w:rsid w:val="00CA766E"/>
    <w:rsid w:val="00CA76C4"/>
    <w:rsid w:val="00CB0664"/>
    <w:rsid w:val="00CB2127"/>
    <w:rsid w:val="00CB445C"/>
    <w:rsid w:val="00CB51FD"/>
    <w:rsid w:val="00CC0F88"/>
    <w:rsid w:val="00CC332C"/>
    <w:rsid w:val="00CC402E"/>
    <w:rsid w:val="00CC5C73"/>
    <w:rsid w:val="00CC707F"/>
    <w:rsid w:val="00CD5403"/>
    <w:rsid w:val="00CD5A5D"/>
    <w:rsid w:val="00CD71D6"/>
    <w:rsid w:val="00CD7DCC"/>
    <w:rsid w:val="00CE004C"/>
    <w:rsid w:val="00CE1B94"/>
    <w:rsid w:val="00CE37A8"/>
    <w:rsid w:val="00CE42D2"/>
    <w:rsid w:val="00CE52B6"/>
    <w:rsid w:val="00CE6C9F"/>
    <w:rsid w:val="00CE7294"/>
    <w:rsid w:val="00CE72D0"/>
    <w:rsid w:val="00CF2BDC"/>
    <w:rsid w:val="00CF2CE9"/>
    <w:rsid w:val="00CF3B15"/>
    <w:rsid w:val="00CF4B82"/>
    <w:rsid w:val="00CF588F"/>
    <w:rsid w:val="00CF5CA3"/>
    <w:rsid w:val="00CF5E5A"/>
    <w:rsid w:val="00CF601B"/>
    <w:rsid w:val="00CF7DEB"/>
    <w:rsid w:val="00D02A5D"/>
    <w:rsid w:val="00D06B16"/>
    <w:rsid w:val="00D103A1"/>
    <w:rsid w:val="00D12112"/>
    <w:rsid w:val="00D22912"/>
    <w:rsid w:val="00D2534F"/>
    <w:rsid w:val="00D254CA"/>
    <w:rsid w:val="00D276B6"/>
    <w:rsid w:val="00D31DE3"/>
    <w:rsid w:val="00D35B50"/>
    <w:rsid w:val="00D35F3A"/>
    <w:rsid w:val="00D3654B"/>
    <w:rsid w:val="00D40D29"/>
    <w:rsid w:val="00D42735"/>
    <w:rsid w:val="00D43D21"/>
    <w:rsid w:val="00D43E8B"/>
    <w:rsid w:val="00D44D95"/>
    <w:rsid w:val="00D45F91"/>
    <w:rsid w:val="00D53205"/>
    <w:rsid w:val="00D553F1"/>
    <w:rsid w:val="00D618F8"/>
    <w:rsid w:val="00D64C28"/>
    <w:rsid w:val="00D66544"/>
    <w:rsid w:val="00D70A0C"/>
    <w:rsid w:val="00D711FB"/>
    <w:rsid w:val="00D71505"/>
    <w:rsid w:val="00D750AF"/>
    <w:rsid w:val="00D775CB"/>
    <w:rsid w:val="00D77D3A"/>
    <w:rsid w:val="00D826CA"/>
    <w:rsid w:val="00D8393E"/>
    <w:rsid w:val="00D84EAF"/>
    <w:rsid w:val="00D864F1"/>
    <w:rsid w:val="00D86BBE"/>
    <w:rsid w:val="00D91363"/>
    <w:rsid w:val="00D92936"/>
    <w:rsid w:val="00D93666"/>
    <w:rsid w:val="00D94C6B"/>
    <w:rsid w:val="00D952A0"/>
    <w:rsid w:val="00D9535B"/>
    <w:rsid w:val="00D96102"/>
    <w:rsid w:val="00D96F9E"/>
    <w:rsid w:val="00D97BD8"/>
    <w:rsid w:val="00DA05BF"/>
    <w:rsid w:val="00DA13E9"/>
    <w:rsid w:val="00DA3B31"/>
    <w:rsid w:val="00DA6007"/>
    <w:rsid w:val="00DA65ED"/>
    <w:rsid w:val="00DA6601"/>
    <w:rsid w:val="00DA6774"/>
    <w:rsid w:val="00DA6C9C"/>
    <w:rsid w:val="00DA787E"/>
    <w:rsid w:val="00DB1A89"/>
    <w:rsid w:val="00DB2B1D"/>
    <w:rsid w:val="00DB3509"/>
    <w:rsid w:val="00DB4AC1"/>
    <w:rsid w:val="00DB5AD8"/>
    <w:rsid w:val="00DB5C97"/>
    <w:rsid w:val="00DB7AFF"/>
    <w:rsid w:val="00DC3DD8"/>
    <w:rsid w:val="00DC40A5"/>
    <w:rsid w:val="00DC45E7"/>
    <w:rsid w:val="00DD05B7"/>
    <w:rsid w:val="00DD1479"/>
    <w:rsid w:val="00DD1DC1"/>
    <w:rsid w:val="00DD2B7B"/>
    <w:rsid w:val="00DD2FB5"/>
    <w:rsid w:val="00DD3E13"/>
    <w:rsid w:val="00DD712B"/>
    <w:rsid w:val="00DE24FF"/>
    <w:rsid w:val="00DE3F6B"/>
    <w:rsid w:val="00DE5025"/>
    <w:rsid w:val="00DE506C"/>
    <w:rsid w:val="00DE71D0"/>
    <w:rsid w:val="00DE77CE"/>
    <w:rsid w:val="00DF0442"/>
    <w:rsid w:val="00DF0856"/>
    <w:rsid w:val="00DF2602"/>
    <w:rsid w:val="00DF4202"/>
    <w:rsid w:val="00DF5587"/>
    <w:rsid w:val="00DF7E57"/>
    <w:rsid w:val="00E004FC"/>
    <w:rsid w:val="00E00681"/>
    <w:rsid w:val="00E00DC0"/>
    <w:rsid w:val="00E01A6B"/>
    <w:rsid w:val="00E02B32"/>
    <w:rsid w:val="00E0301C"/>
    <w:rsid w:val="00E0353B"/>
    <w:rsid w:val="00E04C98"/>
    <w:rsid w:val="00E057C2"/>
    <w:rsid w:val="00E05A74"/>
    <w:rsid w:val="00E064DD"/>
    <w:rsid w:val="00E06D79"/>
    <w:rsid w:val="00E07EDA"/>
    <w:rsid w:val="00E10C8F"/>
    <w:rsid w:val="00E112B1"/>
    <w:rsid w:val="00E113E9"/>
    <w:rsid w:val="00E12180"/>
    <w:rsid w:val="00E139AA"/>
    <w:rsid w:val="00E13B27"/>
    <w:rsid w:val="00E143DC"/>
    <w:rsid w:val="00E1549C"/>
    <w:rsid w:val="00E1559A"/>
    <w:rsid w:val="00E16C2D"/>
    <w:rsid w:val="00E179A7"/>
    <w:rsid w:val="00E21423"/>
    <w:rsid w:val="00E26EEC"/>
    <w:rsid w:val="00E27C07"/>
    <w:rsid w:val="00E30264"/>
    <w:rsid w:val="00E30A90"/>
    <w:rsid w:val="00E32ED4"/>
    <w:rsid w:val="00E339E3"/>
    <w:rsid w:val="00E41692"/>
    <w:rsid w:val="00E4339A"/>
    <w:rsid w:val="00E46263"/>
    <w:rsid w:val="00E46BDC"/>
    <w:rsid w:val="00E50E3C"/>
    <w:rsid w:val="00E51113"/>
    <w:rsid w:val="00E55B98"/>
    <w:rsid w:val="00E561B4"/>
    <w:rsid w:val="00E565A2"/>
    <w:rsid w:val="00E57752"/>
    <w:rsid w:val="00E6118D"/>
    <w:rsid w:val="00E62239"/>
    <w:rsid w:val="00E65118"/>
    <w:rsid w:val="00E657E7"/>
    <w:rsid w:val="00E65DBF"/>
    <w:rsid w:val="00E66923"/>
    <w:rsid w:val="00E67623"/>
    <w:rsid w:val="00E71E3B"/>
    <w:rsid w:val="00E72C6A"/>
    <w:rsid w:val="00E73A82"/>
    <w:rsid w:val="00E745D4"/>
    <w:rsid w:val="00E778AA"/>
    <w:rsid w:val="00E80046"/>
    <w:rsid w:val="00E80590"/>
    <w:rsid w:val="00E82A3E"/>
    <w:rsid w:val="00E8394B"/>
    <w:rsid w:val="00E83972"/>
    <w:rsid w:val="00E83C2C"/>
    <w:rsid w:val="00E85ADA"/>
    <w:rsid w:val="00E9043B"/>
    <w:rsid w:val="00E90B39"/>
    <w:rsid w:val="00E91050"/>
    <w:rsid w:val="00E93654"/>
    <w:rsid w:val="00E944C0"/>
    <w:rsid w:val="00E955E5"/>
    <w:rsid w:val="00E96B18"/>
    <w:rsid w:val="00E96E32"/>
    <w:rsid w:val="00E97048"/>
    <w:rsid w:val="00E97845"/>
    <w:rsid w:val="00E979FE"/>
    <w:rsid w:val="00E97AD0"/>
    <w:rsid w:val="00EA20E9"/>
    <w:rsid w:val="00EA2739"/>
    <w:rsid w:val="00EA39F0"/>
    <w:rsid w:val="00EA4891"/>
    <w:rsid w:val="00EA600B"/>
    <w:rsid w:val="00EA6C8C"/>
    <w:rsid w:val="00EA7B77"/>
    <w:rsid w:val="00EB3996"/>
    <w:rsid w:val="00EB3CEB"/>
    <w:rsid w:val="00EB7C9E"/>
    <w:rsid w:val="00EC0955"/>
    <w:rsid w:val="00EC0D0E"/>
    <w:rsid w:val="00EC0E48"/>
    <w:rsid w:val="00EC1040"/>
    <w:rsid w:val="00EC163C"/>
    <w:rsid w:val="00EC19D7"/>
    <w:rsid w:val="00EC19FA"/>
    <w:rsid w:val="00EC1F0E"/>
    <w:rsid w:val="00EC240D"/>
    <w:rsid w:val="00EC4A3B"/>
    <w:rsid w:val="00EC78F8"/>
    <w:rsid w:val="00ED04A4"/>
    <w:rsid w:val="00ED3DFD"/>
    <w:rsid w:val="00ED4337"/>
    <w:rsid w:val="00ED4D02"/>
    <w:rsid w:val="00EE1ABF"/>
    <w:rsid w:val="00EE2173"/>
    <w:rsid w:val="00EE3227"/>
    <w:rsid w:val="00EE3537"/>
    <w:rsid w:val="00EE3701"/>
    <w:rsid w:val="00EE4F07"/>
    <w:rsid w:val="00EE5B92"/>
    <w:rsid w:val="00EE76E7"/>
    <w:rsid w:val="00EE7B88"/>
    <w:rsid w:val="00EF2D52"/>
    <w:rsid w:val="00EF3D9B"/>
    <w:rsid w:val="00EF6304"/>
    <w:rsid w:val="00F00F30"/>
    <w:rsid w:val="00F01161"/>
    <w:rsid w:val="00F012E7"/>
    <w:rsid w:val="00F022BE"/>
    <w:rsid w:val="00F0408C"/>
    <w:rsid w:val="00F06DF3"/>
    <w:rsid w:val="00F07108"/>
    <w:rsid w:val="00F0747B"/>
    <w:rsid w:val="00F111AA"/>
    <w:rsid w:val="00F1168C"/>
    <w:rsid w:val="00F129AA"/>
    <w:rsid w:val="00F1399A"/>
    <w:rsid w:val="00F14209"/>
    <w:rsid w:val="00F15A18"/>
    <w:rsid w:val="00F175AC"/>
    <w:rsid w:val="00F17B39"/>
    <w:rsid w:val="00F219B6"/>
    <w:rsid w:val="00F231EF"/>
    <w:rsid w:val="00F26098"/>
    <w:rsid w:val="00F26C93"/>
    <w:rsid w:val="00F30668"/>
    <w:rsid w:val="00F3403E"/>
    <w:rsid w:val="00F35AF6"/>
    <w:rsid w:val="00F35EBC"/>
    <w:rsid w:val="00F411C4"/>
    <w:rsid w:val="00F41211"/>
    <w:rsid w:val="00F42FC1"/>
    <w:rsid w:val="00F458F4"/>
    <w:rsid w:val="00F46895"/>
    <w:rsid w:val="00F46F21"/>
    <w:rsid w:val="00F51A5B"/>
    <w:rsid w:val="00F51E18"/>
    <w:rsid w:val="00F52E08"/>
    <w:rsid w:val="00F532FE"/>
    <w:rsid w:val="00F53A0C"/>
    <w:rsid w:val="00F545D8"/>
    <w:rsid w:val="00F55741"/>
    <w:rsid w:val="00F563F0"/>
    <w:rsid w:val="00F601EA"/>
    <w:rsid w:val="00F6133D"/>
    <w:rsid w:val="00F61E13"/>
    <w:rsid w:val="00F62FDF"/>
    <w:rsid w:val="00F6392F"/>
    <w:rsid w:val="00F6462C"/>
    <w:rsid w:val="00F64963"/>
    <w:rsid w:val="00F66545"/>
    <w:rsid w:val="00F67F65"/>
    <w:rsid w:val="00F73143"/>
    <w:rsid w:val="00F735AA"/>
    <w:rsid w:val="00F73F6E"/>
    <w:rsid w:val="00F81A54"/>
    <w:rsid w:val="00F81C84"/>
    <w:rsid w:val="00F82429"/>
    <w:rsid w:val="00F83AF4"/>
    <w:rsid w:val="00F83CDF"/>
    <w:rsid w:val="00F85B74"/>
    <w:rsid w:val="00F86FEE"/>
    <w:rsid w:val="00F870D5"/>
    <w:rsid w:val="00F91B8A"/>
    <w:rsid w:val="00F94F10"/>
    <w:rsid w:val="00F96858"/>
    <w:rsid w:val="00FA088E"/>
    <w:rsid w:val="00FA0FC4"/>
    <w:rsid w:val="00FA178F"/>
    <w:rsid w:val="00FA2177"/>
    <w:rsid w:val="00FA4BB1"/>
    <w:rsid w:val="00FA6E11"/>
    <w:rsid w:val="00FA7C7C"/>
    <w:rsid w:val="00FB1B68"/>
    <w:rsid w:val="00FB23B8"/>
    <w:rsid w:val="00FB435D"/>
    <w:rsid w:val="00FB470C"/>
    <w:rsid w:val="00FB4CA3"/>
    <w:rsid w:val="00FB5EC3"/>
    <w:rsid w:val="00FB6A62"/>
    <w:rsid w:val="00FB7B94"/>
    <w:rsid w:val="00FC0E13"/>
    <w:rsid w:val="00FC19C9"/>
    <w:rsid w:val="00FC1FBD"/>
    <w:rsid w:val="00FC2B69"/>
    <w:rsid w:val="00FC420E"/>
    <w:rsid w:val="00FC4F9B"/>
    <w:rsid w:val="00FC693F"/>
    <w:rsid w:val="00FC7773"/>
    <w:rsid w:val="00FD0076"/>
    <w:rsid w:val="00FD07CB"/>
    <w:rsid w:val="00FD0B81"/>
    <w:rsid w:val="00FD196E"/>
    <w:rsid w:val="00FD4858"/>
    <w:rsid w:val="00FD7A1F"/>
    <w:rsid w:val="00FE1179"/>
    <w:rsid w:val="00FE5A75"/>
    <w:rsid w:val="00FE6830"/>
    <w:rsid w:val="00FF4DD1"/>
    <w:rsid w:val="00FF7919"/>
    <w:rsid w:val="0109A51B"/>
    <w:rsid w:val="015DBC3D"/>
    <w:rsid w:val="035A1ECA"/>
    <w:rsid w:val="046504D8"/>
    <w:rsid w:val="0492448C"/>
    <w:rsid w:val="057657C2"/>
    <w:rsid w:val="05D6AB66"/>
    <w:rsid w:val="0627FB4B"/>
    <w:rsid w:val="068D55CA"/>
    <w:rsid w:val="08473B0B"/>
    <w:rsid w:val="08E4659A"/>
    <w:rsid w:val="09AFF705"/>
    <w:rsid w:val="0AAB841F"/>
    <w:rsid w:val="0B277FFC"/>
    <w:rsid w:val="0B66888D"/>
    <w:rsid w:val="0B78068D"/>
    <w:rsid w:val="0E4170AB"/>
    <w:rsid w:val="0EF2DC73"/>
    <w:rsid w:val="0F6825CF"/>
    <w:rsid w:val="0F6D1235"/>
    <w:rsid w:val="1241832A"/>
    <w:rsid w:val="12910949"/>
    <w:rsid w:val="136F5D18"/>
    <w:rsid w:val="1375CE89"/>
    <w:rsid w:val="143DF35D"/>
    <w:rsid w:val="145742B8"/>
    <w:rsid w:val="1475FC94"/>
    <w:rsid w:val="15627E70"/>
    <w:rsid w:val="15D30A26"/>
    <w:rsid w:val="15DA899C"/>
    <w:rsid w:val="17066A18"/>
    <w:rsid w:val="17F692E9"/>
    <w:rsid w:val="1B262767"/>
    <w:rsid w:val="1B55C530"/>
    <w:rsid w:val="1C5340C3"/>
    <w:rsid w:val="1D803C39"/>
    <w:rsid w:val="1DD9E3D8"/>
    <w:rsid w:val="20D0D94A"/>
    <w:rsid w:val="2165B550"/>
    <w:rsid w:val="232C24E2"/>
    <w:rsid w:val="23918D02"/>
    <w:rsid w:val="24235CA2"/>
    <w:rsid w:val="25795326"/>
    <w:rsid w:val="25A274A8"/>
    <w:rsid w:val="269486C3"/>
    <w:rsid w:val="2925CEFA"/>
    <w:rsid w:val="2ACB45C6"/>
    <w:rsid w:val="2AD54B9F"/>
    <w:rsid w:val="2BE182D7"/>
    <w:rsid w:val="2C2ADEB1"/>
    <w:rsid w:val="2D809E2C"/>
    <w:rsid w:val="2F0B273F"/>
    <w:rsid w:val="30D4B5B2"/>
    <w:rsid w:val="3114FC85"/>
    <w:rsid w:val="3237D751"/>
    <w:rsid w:val="32F6C59A"/>
    <w:rsid w:val="339E8CC2"/>
    <w:rsid w:val="358E7B1F"/>
    <w:rsid w:val="35DF911B"/>
    <w:rsid w:val="36A2F8AE"/>
    <w:rsid w:val="37943677"/>
    <w:rsid w:val="381E88E7"/>
    <w:rsid w:val="38545C48"/>
    <w:rsid w:val="38FB1A46"/>
    <w:rsid w:val="3B2938E0"/>
    <w:rsid w:val="3BB7D0FF"/>
    <w:rsid w:val="3C297888"/>
    <w:rsid w:val="3D68AA98"/>
    <w:rsid w:val="3E5322DE"/>
    <w:rsid w:val="405FF0D3"/>
    <w:rsid w:val="40782A71"/>
    <w:rsid w:val="40C4E725"/>
    <w:rsid w:val="40D28077"/>
    <w:rsid w:val="415A0813"/>
    <w:rsid w:val="41989A6B"/>
    <w:rsid w:val="4248EFD9"/>
    <w:rsid w:val="435EA147"/>
    <w:rsid w:val="437DECEB"/>
    <w:rsid w:val="43BF2478"/>
    <w:rsid w:val="481E0D75"/>
    <w:rsid w:val="4856B474"/>
    <w:rsid w:val="48DB7651"/>
    <w:rsid w:val="4AD50CF9"/>
    <w:rsid w:val="4C5BF11A"/>
    <w:rsid w:val="4D7951FC"/>
    <w:rsid w:val="4E1515F4"/>
    <w:rsid w:val="510A1A99"/>
    <w:rsid w:val="516F1FAD"/>
    <w:rsid w:val="51E04AD6"/>
    <w:rsid w:val="52BCD5AB"/>
    <w:rsid w:val="52CF9CAE"/>
    <w:rsid w:val="53CBBA14"/>
    <w:rsid w:val="5482ABEE"/>
    <w:rsid w:val="55F16157"/>
    <w:rsid w:val="5657B573"/>
    <w:rsid w:val="5673B9C1"/>
    <w:rsid w:val="5759F9F6"/>
    <w:rsid w:val="59126268"/>
    <w:rsid w:val="598CB1D3"/>
    <w:rsid w:val="59B3B28A"/>
    <w:rsid w:val="5A715606"/>
    <w:rsid w:val="5AFD849F"/>
    <w:rsid w:val="5B533D64"/>
    <w:rsid w:val="5B83DA6B"/>
    <w:rsid w:val="5C08EBD7"/>
    <w:rsid w:val="5C0B49BB"/>
    <w:rsid w:val="5C30CA18"/>
    <w:rsid w:val="5D506F2D"/>
    <w:rsid w:val="5EDAE4C3"/>
    <w:rsid w:val="5EFD2275"/>
    <w:rsid w:val="6029F731"/>
    <w:rsid w:val="623B9C17"/>
    <w:rsid w:val="64002737"/>
    <w:rsid w:val="65EFE96A"/>
    <w:rsid w:val="67C024F3"/>
    <w:rsid w:val="68181547"/>
    <w:rsid w:val="695CB54B"/>
    <w:rsid w:val="69834D30"/>
    <w:rsid w:val="6BFF4E96"/>
    <w:rsid w:val="6C2167BF"/>
    <w:rsid w:val="6D082D9F"/>
    <w:rsid w:val="6F0B30F4"/>
    <w:rsid w:val="6FADAB4A"/>
    <w:rsid w:val="70767BDA"/>
    <w:rsid w:val="71F113D3"/>
    <w:rsid w:val="72949DAA"/>
    <w:rsid w:val="72F9F7FB"/>
    <w:rsid w:val="73603ACA"/>
    <w:rsid w:val="74AD7F90"/>
    <w:rsid w:val="74F7077A"/>
    <w:rsid w:val="7623C87D"/>
    <w:rsid w:val="762C6593"/>
    <w:rsid w:val="765A6A32"/>
    <w:rsid w:val="773151B8"/>
    <w:rsid w:val="774C96DF"/>
    <w:rsid w:val="7845575A"/>
    <w:rsid w:val="78E0E4FE"/>
    <w:rsid w:val="791ED6D7"/>
    <w:rsid w:val="799E41ED"/>
    <w:rsid w:val="7ADAE94F"/>
    <w:rsid w:val="7D50AF13"/>
    <w:rsid w:val="7EEAB89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A0A36E"/>
  <w14:defaultImageDpi w14:val="330"/>
  <w15:docId w15:val="{84D66350-B4C9-4B6D-9E32-13F84A6E2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A5467B"/>
    <w:pPr>
      <w:numPr>
        <w:numId w:val="12"/>
      </w:numPr>
      <w:spacing w:after="80" w:line="254" w:lineRule="auto"/>
    </w:pPr>
    <w:rPr>
      <w:rFonts w:ascii="Calibri" w:hAnsi="Calibri"/>
      <w:color w:val="334155"/>
      <w:sz w:val="18"/>
    </w:rPr>
  </w:style>
  <w:style w:type="paragraph" w:styleId="Titre1">
    <w:name w:val="heading 1"/>
    <w:basedOn w:val="Normal"/>
    <w:next w:val="Normal"/>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uiPriority w:val="99"/>
    <w:semiHidden/>
    <w:unhideWhenUsed/>
    <w:tblPr>
      <w:tblInd w:w="0" w:type="dxa"/>
      <w:tblCellMar>
        <w:top w:w="0" w:type="dxa"/>
        <w:left w:w="108" w:type="dxa"/>
        <w:bottom w:w="0" w:type="dxa"/>
        <w:right w:w="108" w:type="dxa"/>
      </w:tblCellMar>
    </w:tblPr>
  </w:style>
  <w:style w:type="paragraph" w:styleId="Sansinterligne">
    <w:name w:val="No Spacing"/>
    <w:uiPriority w:val="1"/>
    <w:qFormat/>
    <w:rsid w:val="00FC693F"/>
    <w:pPr>
      <w:spacing w:after="0" w:line="240" w:lineRule="auto"/>
    </w:pPr>
  </w:style>
  <w:style w:type="paragraph" w:styleId="Commentaire">
    <w:name w:val="annotation text"/>
    <w:basedOn w:val="Normal"/>
    <w:link w:val="CommentaireCar2"/>
    <w:uiPriority w:val="99"/>
    <w:unhideWhenUsed/>
    <w:rsid w:val="00F52E08"/>
    <w:pPr>
      <w:spacing w:line="240" w:lineRule="auto"/>
    </w:pPr>
    <w:rPr>
      <w:sz w:val="20"/>
      <w:szCs w:val="20"/>
    </w:rPr>
  </w:style>
  <w:style w:type="character" w:customStyle="1" w:styleId="CommentaireCar2">
    <w:name w:val="Commentaire Car2"/>
    <w:basedOn w:val="Policepardfaut"/>
    <w:link w:val="Commentaire"/>
    <w:uiPriority w:val="99"/>
    <w:rsid w:val="00F52E08"/>
    <w:rPr>
      <w:rFonts w:ascii="Calibri" w:hAnsi="Calibri"/>
      <w:color w:val="334155"/>
      <w:sz w:val="20"/>
      <w:szCs w:val="20"/>
    </w:rPr>
  </w:style>
  <w:style w:type="character" w:customStyle="1" w:styleId="TitreCar1">
    <w:name w:val="Titre Car1"/>
    <w:basedOn w:val="Policepardfaut"/>
    <w:uiPriority w:val="10"/>
    <w:rsid w:val="00936F06"/>
    <w:rPr>
      <w:rFonts w:asciiTheme="majorHAnsi" w:eastAsiaTheme="majorEastAsia" w:hAnsiTheme="majorHAnsi" w:cstheme="majorBidi"/>
      <w:spacing w:val="-10"/>
      <w:kern w:val="28"/>
      <w:sz w:val="56"/>
      <w:szCs w:val="56"/>
    </w:rPr>
  </w:style>
  <w:style w:type="paragraph" w:styleId="Objetducommentaire">
    <w:name w:val="annotation subject"/>
    <w:basedOn w:val="Commentaire"/>
    <w:next w:val="Commentaire"/>
    <w:link w:val="ObjetducommentaireCar2"/>
    <w:uiPriority w:val="99"/>
    <w:semiHidden/>
    <w:unhideWhenUsed/>
    <w:rsid w:val="00F52E08"/>
    <w:rPr>
      <w:b/>
      <w:bCs/>
    </w:rPr>
  </w:style>
  <w:style w:type="character" w:customStyle="1" w:styleId="ObjetducommentaireCar2">
    <w:name w:val="Objet du commentaire Car2"/>
    <w:basedOn w:val="CommentaireCar2"/>
    <w:link w:val="Objetducommentaire"/>
    <w:uiPriority w:val="99"/>
    <w:semiHidden/>
    <w:rsid w:val="00F52E08"/>
    <w:rPr>
      <w:rFonts w:ascii="Calibri" w:hAnsi="Calibri"/>
      <w:b/>
      <w:bCs/>
      <w:color w:val="334155"/>
      <w:sz w:val="20"/>
      <w:szCs w:val="20"/>
    </w:rPr>
  </w:style>
  <w:style w:type="character" w:customStyle="1" w:styleId="Sous-titreCar1">
    <w:name w:val="Sous-titre Car1"/>
    <w:basedOn w:val="Policepardfaut"/>
    <w:uiPriority w:val="11"/>
    <w:rsid w:val="00936F06"/>
    <w:rPr>
      <w:color w:val="5A5A5A" w:themeColor="text1" w:themeTint="A5"/>
      <w:spacing w:val="15"/>
    </w:rPr>
  </w:style>
  <w:style w:type="character" w:customStyle="1" w:styleId="CorpsdetexteCar1">
    <w:name w:val="Corps de texte Car1"/>
    <w:basedOn w:val="Policepardfaut"/>
    <w:uiPriority w:val="99"/>
    <w:semiHidden/>
    <w:rsid w:val="00936F06"/>
    <w:rPr>
      <w:rFonts w:ascii="Calibri" w:hAnsi="Calibri"/>
      <w:color w:val="334155"/>
      <w:sz w:val="18"/>
    </w:rPr>
  </w:style>
  <w:style w:type="paragraph" w:styleId="Paragraphedeliste">
    <w:name w:val="List Paragraph"/>
    <w:basedOn w:val="Normal"/>
    <w:uiPriority w:val="34"/>
    <w:qFormat/>
    <w:rsid w:val="00FC693F"/>
    <w:pPr>
      <w:contextualSpacing/>
    </w:pPr>
  </w:style>
  <w:style w:type="character" w:customStyle="1" w:styleId="Corpsdetexte2Car1">
    <w:name w:val="Corps de texte 2 Car1"/>
    <w:basedOn w:val="Policepardfaut"/>
    <w:uiPriority w:val="99"/>
    <w:semiHidden/>
    <w:rsid w:val="00936F06"/>
    <w:rPr>
      <w:rFonts w:ascii="Calibri" w:hAnsi="Calibri"/>
      <w:color w:val="334155"/>
      <w:sz w:val="18"/>
    </w:rPr>
  </w:style>
  <w:style w:type="character" w:customStyle="1" w:styleId="Corpsdetexte3Car1">
    <w:name w:val="Corps de texte 3 Car1"/>
    <w:basedOn w:val="Policepardfaut"/>
    <w:uiPriority w:val="99"/>
    <w:semiHidden/>
    <w:rsid w:val="00936F06"/>
    <w:rPr>
      <w:rFonts w:ascii="Calibri" w:hAnsi="Calibri"/>
      <w:color w:val="334155"/>
      <w:sz w:val="16"/>
      <w:szCs w:val="16"/>
    </w:rPr>
  </w:style>
  <w:style w:type="character" w:customStyle="1" w:styleId="CitationCar1">
    <w:name w:val="Citation Car1"/>
    <w:basedOn w:val="Policepardfaut"/>
    <w:uiPriority w:val="29"/>
    <w:rsid w:val="00936F06"/>
    <w:rPr>
      <w:rFonts w:ascii="Calibri" w:hAnsi="Calibri"/>
      <w:i/>
      <w:iCs/>
      <w:color w:val="404040" w:themeColor="text1" w:themeTint="BF"/>
      <w:sz w:val="18"/>
    </w:rPr>
  </w:style>
  <w:style w:type="paragraph" w:styleId="Liste">
    <w:name w:val="List"/>
    <w:basedOn w:val="Normal"/>
    <w:uiPriority w:val="99"/>
    <w:unhideWhenUsed/>
    <w:rsid w:val="00AA1D8D"/>
    <w:pPr>
      <w:ind w:left="360"/>
      <w:contextualSpacing/>
    </w:pPr>
  </w:style>
  <w:style w:type="paragraph" w:styleId="Liste2">
    <w:name w:val="List 2"/>
    <w:basedOn w:val="Normal"/>
    <w:uiPriority w:val="99"/>
    <w:unhideWhenUsed/>
    <w:rsid w:val="00326F90"/>
    <w:pPr>
      <w:contextualSpacing/>
    </w:pPr>
  </w:style>
  <w:style w:type="paragraph" w:styleId="Liste3">
    <w:name w:val="List 3"/>
    <w:basedOn w:val="Normal"/>
    <w:uiPriority w:val="99"/>
    <w:unhideWhenUsed/>
    <w:rsid w:val="00326F90"/>
    <w:pPr>
      <w:ind w:left="1080"/>
      <w:contextualSpacing/>
    </w:pPr>
  </w:style>
  <w:style w:type="paragraph" w:styleId="Listepuces">
    <w:name w:val="List Bullet"/>
    <w:basedOn w:val="Normal"/>
    <w:uiPriority w:val="99"/>
    <w:unhideWhenUsed/>
    <w:rsid w:val="00326F90"/>
    <w:pPr>
      <w:numPr>
        <w:numId w:val="5"/>
      </w:numPr>
      <w:contextualSpacing/>
    </w:pPr>
  </w:style>
  <w:style w:type="paragraph" w:styleId="Listepuces2">
    <w:name w:val="List Bullet 2"/>
    <w:basedOn w:val="Normal"/>
    <w:uiPriority w:val="99"/>
    <w:unhideWhenUsed/>
    <w:rsid w:val="00326F90"/>
    <w:pPr>
      <w:numPr>
        <w:numId w:val="3"/>
      </w:numPr>
      <w:contextualSpacing/>
    </w:pPr>
  </w:style>
  <w:style w:type="paragraph" w:styleId="Listepuces3">
    <w:name w:val="List Bullet 3"/>
    <w:basedOn w:val="Normal"/>
    <w:uiPriority w:val="99"/>
    <w:unhideWhenUsed/>
    <w:rsid w:val="00326F90"/>
    <w:pPr>
      <w:numPr>
        <w:numId w:val="6"/>
      </w:numPr>
      <w:contextualSpacing/>
    </w:pPr>
  </w:style>
  <w:style w:type="paragraph" w:styleId="Listenumros">
    <w:name w:val="List Number"/>
    <w:basedOn w:val="Normal"/>
    <w:uiPriority w:val="99"/>
    <w:unhideWhenUsed/>
    <w:rsid w:val="00326F90"/>
    <w:pPr>
      <w:numPr>
        <w:numId w:val="7"/>
      </w:numPr>
      <w:contextualSpacing/>
    </w:pPr>
  </w:style>
  <w:style w:type="paragraph" w:styleId="Listenumros2">
    <w:name w:val="List Number 2"/>
    <w:basedOn w:val="Normal"/>
    <w:uiPriority w:val="99"/>
    <w:unhideWhenUsed/>
    <w:rsid w:val="0029639D"/>
    <w:pPr>
      <w:contextualSpacing/>
    </w:pPr>
  </w:style>
  <w:style w:type="paragraph" w:styleId="Listenumros3">
    <w:name w:val="List Number 3"/>
    <w:basedOn w:val="Normal"/>
    <w:uiPriority w:val="99"/>
    <w:unhideWhenUsed/>
    <w:rsid w:val="0029639D"/>
    <w:pPr>
      <w:tabs>
        <w:tab w:val="num" w:pos="1080"/>
      </w:tabs>
      <w:ind w:left="1080"/>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contextualSpacing/>
    </w:pPr>
  </w:style>
  <w:style w:type="paragraph" w:styleId="Listecontinue3">
    <w:name w:val="List Continue 3"/>
    <w:basedOn w:val="Normal"/>
    <w:uiPriority w:val="99"/>
    <w:unhideWhenUsed/>
    <w:rsid w:val="0029639D"/>
    <w:pPr>
      <w:spacing w:after="120"/>
      <w:ind w:left="1080"/>
      <w:contextualSpacing/>
    </w:pPr>
  </w:style>
  <w:style w:type="paragraph" w:customStyle="1" w:styleId="MacroText1">
    <w:name w:val="Macro Text1"/>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Policepardfaut"/>
    <w:link w:val="MacroText1"/>
    <w:uiPriority w:val="99"/>
    <w:rsid w:val="0029639D"/>
    <w:rPr>
      <w:rFonts w:ascii="Courier" w:hAnsi="Courier"/>
      <w:sz w:val="20"/>
      <w:szCs w:val="20"/>
    </w:rPr>
  </w:style>
  <w:style w:type="character" w:customStyle="1" w:styleId="CitationintenseCar1">
    <w:name w:val="Citation intense Car1"/>
    <w:basedOn w:val="Policepardfaut"/>
    <w:uiPriority w:val="30"/>
    <w:rsid w:val="00936F06"/>
    <w:rPr>
      <w:rFonts w:ascii="Calibri" w:hAnsi="Calibri"/>
      <w:i/>
      <w:iCs/>
      <w:color w:val="4F81BD" w:themeColor="accent1"/>
      <w:sz w:val="18"/>
    </w:rPr>
  </w:style>
  <w:style w:type="character" w:customStyle="1" w:styleId="CommentaireCar1">
    <w:name w:val="Commentaire Car1"/>
    <w:basedOn w:val="Policepardfaut"/>
    <w:uiPriority w:val="99"/>
    <w:semiHidden/>
    <w:rsid w:val="00936F06"/>
    <w:rPr>
      <w:rFonts w:ascii="Calibri" w:hAnsi="Calibri"/>
      <w:color w:val="334155"/>
      <w:sz w:val="20"/>
      <w:szCs w:val="20"/>
    </w:rPr>
  </w:style>
  <w:style w:type="character" w:customStyle="1" w:styleId="ObjetducommentaireCar1">
    <w:name w:val="Objet du commentaire Car1"/>
    <w:basedOn w:val="CommentaireCar1"/>
    <w:uiPriority w:val="99"/>
    <w:semiHidden/>
    <w:rsid w:val="00936F06"/>
    <w:rPr>
      <w:rFonts w:ascii="Calibri" w:hAnsi="Calibri"/>
      <w:b/>
      <w:bCs/>
      <w:color w:val="334155"/>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Normal1"/>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Normal1"/>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1"/>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Accent21">
    <w:name w:val="Light Shading - Accent 21"/>
    <w:basedOn w:val="TableNormal1"/>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LightShading-Accent31">
    <w:name w:val="Light Shading - Accent 31"/>
    <w:basedOn w:val="TableNormal1"/>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LightShading-Accent41">
    <w:name w:val="Light Shading - Accent 41"/>
    <w:basedOn w:val="TableNormal1"/>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Shading-Accent51">
    <w:name w:val="Light Shading - Accent 51"/>
    <w:basedOn w:val="TableNormal1"/>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Shading-Accent61">
    <w:name w:val="Light Shading - Accent 61"/>
    <w:basedOn w:val="TableNormal1"/>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Normal1"/>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1"/>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List-Accent21">
    <w:name w:val="Light List - Accent 21"/>
    <w:basedOn w:val="TableNormal1"/>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ghtList-Accent31">
    <w:name w:val="Light List - Accent 31"/>
    <w:basedOn w:val="TableNormal1"/>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LightList-Accent41">
    <w:name w:val="Light List - Accent 41"/>
    <w:basedOn w:val="TableNormal1"/>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LightList-Accent51">
    <w:name w:val="Light List - Accent 51"/>
    <w:basedOn w:val="TableNormal1"/>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ghtList-Accent61">
    <w:name w:val="Light List - Accent 61"/>
    <w:basedOn w:val="TableNormal1"/>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Normal1"/>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1"/>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Accent21">
    <w:name w:val="Light Grid - Accent 21"/>
    <w:basedOn w:val="TableNormal1"/>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LightGrid-Accent31">
    <w:name w:val="Light Grid - Accent 31"/>
    <w:basedOn w:val="TableNormal1"/>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Accent41">
    <w:name w:val="Light Grid - Accent 41"/>
    <w:basedOn w:val="TableNormal1"/>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LightGrid-Accent51">
    <w:name w:val="Light Grid - Accent 51"/>
    <w:basedOn w:val="TableNormal1"/>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LightGrid-Accent61">
    <w:name w:val="Light Grid - Accent 61"/>
    <w:basedOn w:val="TableNormal1"/>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Normal1"/>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1"/>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1-Accent21">
    <w:name w:val="Medium Shading 1 - Accent 21"/>
    <w:basedOn w:val="TableNormal1"/>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MediumShading1-Accent31">
    <w:name w:val="Medium Shading 1 - Accent 31"/>
    <w:basedOn w:val="TableNormal1"/>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MediumShading1-Accent41">
    <w:name w:val="Medium Shading 1 - Accent 41"/>
    <w:basedOn w:val="TableNormal1"/>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MediumShading1-Accent51">
    <w:name w:val="Medium Shading 1 - Accent 51"/>
    <w:basedOn w:val="TableNormal1"/>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MediumShading1-Accent61">
    <w:name w:val="Medium Shading 1 - Accent 61"/>
    <w:basedOn w:val="TableNormal1"/>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Normal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Normal1"/>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1"/>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MediumList1-Accent21">
    <w:name w:val="Medium List 1 - Accent 21"/>
    <w:basedOn w:val="TableNormal1"/>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MediumList1-Accent31">
    <w:name w:val="Medium List 1 - Accent 31"/>
    <w:basedOn w:val="TableNormal1"/>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MediumList1-Accent41">
    <w:name w:val="Medium List 1 - Accent 41"/>
    <w:basedOn w:val="TableNormal1"/>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MediumList1-Accent51">
    <w:name w:val="Medium List 1 - Accent 51"/>
    <w:basedOn w:val="TableNormal1"/>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MediumList1-Accent61">
    <w:name w:val="Medium List 1 - Accent 61"/>
    <w:basedOn w:val="TableNormal1"/>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Normal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1">
    <w:name w:val="Medium List 2 - Accent 11"/>
    <w:basedOn w:val="TableNormal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21">
    <w:name w:val="Medium List 2 - Accent 21"/>
    <w:basedOn w:val="TableNormal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1">
    <w:name w:val="Medium List 2 - Accent 31"/>
    <w:basedOn w:val="TableNormal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1">
    <w:name w:val="Medium List 2 - Accent 41"/>
    <w:basedOn w:val="TableNormal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1">
    <w:name w:val="Medium List 2 - Accent 51"/>
    <w:basedOn w:val="TableNormal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61">
    <w:name w:val="Medium List 2 - Accent 61"/>
    <w:basedOn w:val="TableNormal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Normal1"/>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1-Accent11">
    <w:name w:val="Medium Grid 1 - Accent 11"/>
    <w:basedOn w:val="TableNormal1"/>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Grid1-Accent21">
    <w:name w:val="Medium Grid 1 - Accent 21"/>
    <w:basedOn w:val="TableNormal1"/>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1-Accent31">
    <w:name w:val="Medium Grid 1 - Accent 31"/>
    <w:basedOn w:val="TableNormal1"/>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1-Accent41">
    <w:name w:val="Medium Grid 1 - Accent 41"/>
    <w:basedOn w:val="TableNormal1"/>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MediumGrid1-Accent51">
    <w:name w:val="Medium Grid 1 - Accent 51"/>
    <w:basedOn w:val="TableNormal1"/>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MediumGrid1-Accent61">
    <w:name w:val="Medium Grid 1 - Accent 61"/>
    <w:basedOn w:val="TableNormal1"/>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Normal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2-Accent11">
    <w:name w:val="Medium Grid 2 - Accent 11"/>
    <w:basedOn w:val="TableNormal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2-Accent21">
    <w:name w:val="Medium Grid 2 - Accent 21"/>
    <w:basedOn w:val="TableNormal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MediumGrid2-Accent31">
    <w:name w:val="Medium Grid 2 - Accent 31"/>
    <w:basedOn w:val="TableNormal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MediumGrid2-Accent41">
    <w:name w:val="Medium Grid 2 - Accent 41"/>
    <w:basedOn w:val="TableNormal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MediumGrid2-Accent51">
    <w:name w:val="Medium Grid 2 - Accent 51"/>
    <w:basedOn w:val="TableNormal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MediumGrid2-Accent61">
    <w:name w:val="Medium Grid 2 - Accent 61"/>
    <w:basedOn w:val="TableNormal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Normal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Grid3-Accent11">
    <w:name w:val="Medium Grid 3 - Accent 11"/>
    <w:basedOn w:val="TableNormal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MediumGrid3-Accent21">
    <w:name w:val="Medium Grid 3 - Accent 21"/>
    <w:basedOn w:val="TableNormal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MediumGrid3-Accent31">
    <w:name w:val="Medium Grid 3 - Accent 31"/>
    <w:basedOn w:val="TableNormal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MediumGrid3-Accent41">
    <w:name w:val="Medium Grid 3 - Accent 41"/>
    <w:basedOn w:val="TableNormal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MediumGrid3-Accent51">
    <w:name w:val="Medium Grid 3 - Accent 51"/>
    <w:basedOn w:val="TableNormal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MediumGrid3-Accent61">
    <w:name w:val="Medium Grid 3 - Accent 61"/>
    <w:basedOn w:val="TableNormal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Normal1"/>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DarkList-Accent11">
    <w:name w:val="Dark List - Accent 11"/>
    <w:basedOn w:val="TableNormal1"/>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DarkList-Accent21">
    <w:name w:val="Dark List - Accent 21"/>
    <w:basedOn w:val="TableNormal1"/>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DarkList-Accent31">
    <w:name w:val="Dark List - Accent 31"/>
    <w:basedOn w:val="TableNormal1"/>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DarkList-Accent41">
    <w:name w:val="Dark List - Accent 41"/>
    <w:basedOn w:val="TableNormal1"/>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DarkList-Accent51">
    <w:name w:val="Dark List - Accent 51"/>
    <w:basedOn w:val="TableNormal1"/>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DarkList-Accent61">
    <w:name w:val="Dark List - Accent 61"/>
    <w:basedOn w:val="TableNormal1"/>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Normal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olorfulShading-Accent11">
    <w:name w:val="Colorful Shading - Accent 11"/>
    <w:basedOn w:val="TableNormal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olorfulShading-Accent21">
    <w:name w:val="Colorful Shading - Accent 21"/>
    <w:basedOn w:val="TableNormal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olorfulShading-Accent31">
    <w:name w:val="Colorful Shading - Accent 31"/>
    <w:basedOn w:val="TableNormal1"/>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ColorfulShading-Accent41">
    <w:name w:val="Colorful Shading - Accent 41"/>
    <w:basedOn w:val="TableNormal1"/>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ColorfulShading-Accent51">
    <w:name w:val="Colorful Shading - Accent 51"/>
    <w:basedOn w:val="TableNormal1"/>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ColorfulShading-Accent61">
    <w:name w:val="Colorful Shading - Accent 61"/>
    <w:basedOn w:val="TableNormal1"/>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Normal1"/>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List-Accent11">
    <w:name w:val="Colorful List - Accent 11"/>
    <w:basedOn w:val="TableNormal1"/>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ColorfulList-Accent21">
    <w:name w:val="Colorful List - Accent 21"/>
    <w:basedOn w:val="TableNormal1"/>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olorfulList-Accent31">
    <w:name w:val="Colorful List - Accent 31"/>
    <w:basedOn w:val="TableNormal1"/>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olorfulList-Accent41">
    <w:name w:val="Colorful List - Accent 41"/>
    <w:basedOn w:val="TableNormal1"/>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olorfulList-Accent51">
    <w:name w:val="Colorful List - Accent 51"/>
    <w:basedOn w:val="TableNormal1"/>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olorfulList-Accent61">
    <w:name w:val="Colorful List - Accent 61"/>
    <w:basedOn w:val="TableNormal1"/>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Normal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Grid-Accent11">
    <w:name w:val="Colorful Grid - Accent 11"/>
    <w:basedOn w:val="TableNormal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ColorfulGrid-Accent21">
    <w:name w:val="Colorful Grid - Accent 21"/>
    <w:basedOn w:val="TableNormal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ColorfulGrid-Accent31">
    <w:name w:val="Colorful Grid - Accent 31"/>
    <w:basedOn w:val="TableNormal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ColorfulGrid-Accent41">
    <w:name w:val="Colorful Grid - Accent 41"/>
    <w:basedOn w:val="TableNormal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ColorfulGrid-Accent51">
    <w:name w:val="Colorful Grid - Accent 51"/>
    <w:basedOn w:val="TableNormal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ColorfulGrid-Accent61">
    <w:name w:val="Colorful Grid - Accent 61"/>
    <w:basedOn w:val="TableNormal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1">
    <w:name w:val="Comment Reference1"/>
    <w:basedOn w:val="Policepardfaut"/>
    <w:uiPriority w:val="99"/>
    <w:semiHidden/>
    <w:unhideWhenUsed/>
    <w:rsid w:val="00F1399A"/>
    <w:rPr>
      <w:sz w:val="16"/>
      <w:szCs w:val="16"/>
    </w:rPr>
  </w:style>
  <w:style w:type="paragraph" w:customStyle="1" w:styleId="CommentText1">
    <w:name w:val="Comment Text1"/>
    <w:basedOn w:val="Normal"/>
    <w:link w:val="CommentTextChar"/>
    <w:uiPriority w:val="99"/>
    <w:unhideWhenUsed/>
    <w:rsid w:val="00F1399A"/>
    <w:pPr>
      <w:spacing w:line="240" w:lineRule="auto"/>
    </w:pPr>
    <w:rPr>
      <w:sz w:val="20"/>
      <w:szCs w:val="20"/>
    </w:rPr>
  </w:style>
  <w:style w:type="character" w:customStyle="1" w:styleId="CommentTextChar">
    <w:name w:val="Comment Text Char"/>
    <w:basedOn w:val="Policepardfaut"/>
    <w:link w:val="CommentText1"/>
    <w:uiPriority w:val="99"/>
    <w:rsid w:val="00F1399A"/>
    <w:rPr>
      <w:rFonts w:ascii="Calibri" w:hAnsi="Calibri"/>
      <w:color w:val="334155"/>
      <w:sz w:val="20"/>
      <w:szCs w:val="20"/>
    </w:rPr>
  </w:style>
  <w:style w:type="paragraph" w:customStyle="1" w:styleId="CommentSubject1">
    <w:name w:val="Comment Subject1"/>
    <w:basedOn w:val="CommentText1"/>
    <w:next w:val="CommentText1"/>
    <w:link w:val="CommentSubjectChar"/>
    <w:uiPriority w:val="99"/>
    <w:semiHidden/>
    <w:unhideWhenUsed/>
    <w:rsid w:val="00F1399A"/>
    <w:rPr>
      <w:b/>
      <w:bCs/>
    </w:rPr>
  </w:style>
  <w:style w:type="character" w:customStyle="1" w:styleId="CommentSubjectChar">
    <w:name w:val="Comment Subject Char"/>
    <w:basedOn w:val="CommentTextChar"/>
    <w:link w:val="CommentSubject1"/>
    <w:uiPriority w:val="99"/>
    <w:semiHidden/>
    <w:rsid w:val="00F1399A"/>
    <w:rPr>
      <w:rFonts w:ascii="Calibri" w:hAnsi="Calibri"/>
      <w:b/>
      <w:bCs/>
      <w:color w:val="334155"/>
      <w:sz w:val="20"/>
      <w:szCs w:val="20"/>
    </w:rPr>
  </w:style>
  <w:style w:type="character" w:styleId="Marquedecommentaire">
    <w:name w:val="annotation reference"/>
    <w:basedOn w:val="Policepardfaut"/>
    <w:uiPriority w:val="99"/>
    <w:semiHidden/>
    <w:unhideWhenUsed/>
    <w:rPr>
      <w:sz w:val="16"/>
      <w:szCs w:val="16"/>
    </w:rPr>
  </w:style>
  <w:style w:type="character" w:customStyle="1" w:styleId="En-tteCar">
    <w:name w:val="En-tête Car"/>
    <w:basedOn w:val="Policepardfaut"/>
    <w:uiPriority w:val="99"/>
    <w:rsid w:val="008004B4"/>
  </w:style>
  <w:style w:type="character" w:customStyle="1" w:styleId="PieddepageCar">
    <w:name w:val="Pied de page Car"/>
    <w:basedOn w:val="Policepardfaut"/>
    <w:uiPriority w:val="99"/>
    <w:rsid w:val="008004B4"/>
  </w:style>
  <w:style w:type="character" w:customStyle="1" w:styleId="Titre1Car">
    <w:name w:val="Titre 1 Car"/>
    <w:basedOn w:val="Policepardfaut"/>
    <w:uiPriority w:val="9"/>
    <w:rsid w:val="008004B4"/>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uiPriority w:val="9"/>
    <w:rsid w:val="008004B4"/>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uiPriority w:val="9"/>
    <w:rsid w:val="008004B4"/>
    <w:rPr>
      <w:rFonts w:asciiTheme="majorHAnsi" w:eastAsiaTheme="majorEastAsia" w:hAnsiTheme="majorHAnsi" w:cstheme="majorBidi"/>
      <w:b/>
      <w:bCs/>
      <w:color w:val="4F81BD" w:themeColor="accent1"/>
    </w:rPr>
  </w:style>
  <w:style w:type="character" w:customStyle="1" w:styleId="Titre4Car">
    <w:name w:val="Titre 4 Car"/>
    <w:basedOn w:val="Policepardfaut"/>
    <w:uiPriority w:val="9"/>
    <w:semiHidden/>
    <w:rsid w:val="008004B4"/>
    <w:rPr>
      <w:rFonts w:asciiTheme="majorHAnsi" w:eastAsiaTheme="majorEastAsia" w:hAnsiTheme="majorHAnsi" w:cstheme="majorBidi"/>
      <w:b/>
      <w:bCs/>
      <w:i/>
      <w:iCs/>
      <w:color w:val="4F81BD" w:themeColor="accent1"/>
    </w:rPr>
  </w:style>
  <w:style w:type="character" w:customStyle="1" w:styleId="Titre5Car">
    <w:name w:val="Titre 5 Car"/>
    <w:basedOn w:val="Policepardfaut"/>
    <w:uiPriority w:val="9"/>
    <w:semiHidden/>
    <w:rsid w:val="008004B4"/>
    <w:rPr>
      <w:rFonts w:asciiTheme="majorHAnsi" w:eastAsiaTheme="majorEastAsia" w:hAnsiTheme="majorHAnsi" w:cstheme="majorBidi"/>
      <w:color w:val="243F60" w:themeColor="accent1" w:themeShade="7F"/>
    </w:rPr>
  </w:style>
  <w:style w:type="character" w:customStyle="1" w:styleId="Titre6Car">
    <w:name w:val="Titre 6 Car"/>
    <w:basedOn w:val="Policepardfaut"/>
    <w:uiPriority w:val="9"/>
    <w:semiHidden/>
    <w:rsid w:val="008004B4"/>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uiPriority w:val="9"/>
    <w:semiHidden/>
    <w:rsid w:val="008004B4"/>
    <w:rPr>
      <w:rFonts w:asciiTheme="majorHAnsi" w:eastAsiaTheme="majorEastAsia" w:hAnsiTheme="majorHAnsi" w:cstheme="majorBidi"/>
      <w:i/>
      <w:iCs/>
      <w:color w:val="404040" w:themeColor="text1" w:themeTint="BF"/>
    </w:rPr>
  </w:style>
  <w:style w:type="character" w:customStyle="1" w:styleId="Titre8Car">
    <w:name w:val="Titre 8 Car"/>
    <w:basedOn w:val="Policepardfaut"/>
    <w:uiPriority w:val="9"/>
    <w:semiHidden/>
    <w:rsid w:val="008004B4"/>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uiPriority w:val="9"/>
    <w:semiHidden/>
    <w:rsid w:val="008004B4"/>
    <w:rPr>
      <w:rFonts w:asciiTheme="majorHAnsi" w:eastAsiaTheme="majorEastAsia" w:hAnsiTheme="majorHAnsi" w:cstheme="majorBidi"/>
      <w:i/>
      <w:iCs/>
      <w:color w:val="404040" w:themeColor="text1" w:themeTint="BF"/>
      <w:sz w:val="20"/>
      <w:szCs w:val="20"/>
    </w:rPr>
  </w:style>
  <w:style w:type="character" w:styleId="Lienhypertexte">
    <w:name w:val="Hyperlink"/>
    <w:basedOn w:val="Policepardfaut"/>
    <w:uiPriority w:val="99"/>
    <w:unhideWhenUsed/>
    <w:rsid w:val="008004B4"/>
    <w:rPr>
      <w:color w:val="0000FF"/>
      <w:u w:val="single"/>
    </w:rPr>
  </w:style>
  <w:style w:type="character" w:styleId="Mention">
    <w:name w:val="Mention"/>
    <w:basedOn w:val="Policepardfaut"/>
    <w:uiPriority w:val="99"/>
    <w:unhideWhenUsed/>
    <w:rsid w:val="00E83C2C"/>
    <w:rPr>
      <w:color w:val="2B579A"/>
      <w:shd w:val="clear" w:color="auto" w:fill="E1DFDD"/>
    </w:rPr>
  </w:style>
  <w:style w:type="paragraph" w:styleId="En-tte">
    <w:name w:val="header"/>
    <w:basedOn w:val="Normal"/>
    <w:link w:val="En-tteCar1"/>
    <w:uiPriority w:val="99"/>
    <w:semiHidden/>
    <w:unhideWhenUsed/>
    <w:rsid w:val="007E1117"/>
    <w:pPr>
      <w:tabs>
        <w:tab w:val="center" w:pos="4320"/>
        <w:tab w:val="right" w:pos="8640"/>
      </w:tabs>
      <w:spacing w:after="0" w:line="240" w:lineRule="auto"/>
    </w:pPr>
  </w:style>
  <w:style w:type="character" w:customStyle="1" w:styleId="En-tteCar1">
    <w:name w:val="En-tête Car1"/>
    <w:basedOn w:val="Policepardfaut"/>
    <w:link w:val="En-tte"/>
    <w:uiPriority w:val="99"/>
    <w:semiHidden/>
    <w:rsid w:val="007E1117"/>
    <w:rPr>
      <w:rFonts w:ascii="Calibri" w:hAnsi="Calibri"/>
      <w:color w:val="334155"/>
      <w:sz w:val="18"/>
    </w:rPr>
  </w:style>
  <w:style w:type="paragraph" w:styleId="Pieddepage">
    <w:name w:val="footer"/>
    <w:basedOn w:val="Normal"/>
    <w:link w:val="PieddepageCar1"/>
    <w:uiPriority w:val="99"/>
    <w:semiHidden/>
    <w:unhideWhenUsed/>
    <w:rsid w:val="007E1117"/>
    <w:pPr>
      <w:tabs>
        <w:tab w:val="center" w:pos="4320"/>
        <w:tab w:val="right" w:pos="8640"/>
      </w:tabs>
      <w:spacing w:after="0" w:line="240" w:lineRule="auto"/>
    </w:pPr>
  </w:style>
  <w:style w:type="character" w:customStyle="1" w:styleId="PieddepageCar1">
    <w:name w:val="Pied de page Car1"/>
    <w:basedOn w:val="Policepardfaut"/>
    <w:link w:val="Pieddepage"/>
    <w:uiPriority w:val="99"/>
    <w:semiHidden/>
    <w:rsid w:val="007E1117"/>
    <w:rPr>
      <w:rFonts w:ascii="Calibri" w:hAnsi="Calibri"/>
      <w:color w:val="334155"/>
      <w:sz w:val="18"/>
    </w:rPr>
  </w:style>
  <w:style w:type="character" w:customStyle="1" w:styleId="TitreCar">
    <w:name w:val="Titre Car"/>
    <w:basedOn w:val="Policepardfaut"/>
    <w:uiPriority w:val="10"/>
    <w:rsid w:val="00A4528E"/>
    <w:rPr>
      <w:rFonts w:asciiTheme="majorHAnsi" w:eastAsiaTheme="majorEastAsia" w:hAnsiTheme="majorHAnsi" w:cstheme="majorBidi"/>
      <w:color w:val="17365D" w:themeColor="text2" w:themeShade="BF"/>
      <w:spacing w:val="5"/>
      <w:kern w:val="28"/>
      <w:sz w:val="52"/>
      <w:szCs w:val="52"/>
    </w:rPr>
  </w:style>
  <w:style w:type="character" w:customStyle="1" w:styleId="Sous-titreCar">
    <w:name w:val="Sous-titre Car"/>
    <w:basedOn w:val="Policepardfaut"/>
    <w:uiPriority w:val="11"/>
    <w:rsid w:val="00A4528E"/>
    <w:rPr>
      <w:rFonts w:asciiTheme="majorHAnsi" w:eastAsiaTheme="majorEastAsia" w:hAnsiTheme="majorHAnsi" w:cstheme="majorBidi"/>
      <w:i/>
      <w:iCs/>
      <w:color w:val="4F81BD" w:themeColor="accent1"/>
      <w:spacing w:val="15"/>
      <w:sz w:val="24"/>
      <w:szCs w:val="24"/>
    </w:rPr>
  </w:style>
  <w:style w:type="character" w:customStyle="1" w:styleId="CorpsdetexteCar">
    <w:name w:val="Corps de texte Car"/>
    <w:basedOn w:val="Policepardfaut"/>
    <w:uiPriority w:val="99"/>
    <w:rsid w:val="00A4528E"/>
  </w:style>
  <w:style w:type="character" w:customStyle="1" w:styleId="Corpsdetexte2Car">
    <w:name w:val="Corps de texte 2 Car"/>
    <w:basedOn w:val="Policepardfaut"/>
    <w:uiPriority w:val="99"/>
    <w:rsid w:val="00A4528E"/>
  </w:style>
  <w:style w:type="character" w:customStyle="1" w:styleId="Corpsdetexte3Car">
    <w:name w:val="Corps de texte 3 Car"/>
    <w:basedOn w:val="Policepardfaut"/>
    <w:uiPriority w:val="99"/>
    <w:rsid w:val="00A4528E"/>
    <w:rPr>
      <w:sz w:val="16"/>
      <w:szCs w:val="16"/>
    </w:rPr>
  </w:style>
  <w:style w:type="character" w:customStyle="1" w:styleId="CitationCar">
    <w:name w:val="Citation Car"/>
    <w:basedOn w:val="Policepardfaut"/>
    <w:uiPriority w:val="29"/>
    <w:rsid w:val="00A4528E"/>
    <w:rPr>
      <w:i/>
      <w:iCs/>
      <w:color w:val="000000" w:themeColor="text1"/>
    </w:rPr>
  </w:style>
  <w:style w:type="character" w:customStyle="1" w:styleId="CitationintenseCar">
    <w:name w:val="Citation intense Car"/>
    <w:basedOn w:val="Policepardfaut"/>
    <w:uiPriority w:val="30"/>
    <w:rsid w:val="00A4528E"/>
    <w:rPr>
      <w:b/>
      <w:bCs/>
      <w:i/>
      <w:iCs/>
      <w:color w:val="4F81BD" w:themeColor="accent1"/>
    </w:rPr>
  </w:style>
  <w:style w:type="character" w:customStyle="1" w:styleId="CommentaireCar">
    <w:name w:val="Commentaire Car"/>
    <w:basedOn w:val="Policepardfaut"/>
    <w:uiPriority w:val="99"/>
    <w:rsid w:val="00A4528E"/>
    <w:rPr>
      <w:rFonts w:ascii="Calibri" w:hAnsi="Calibri"/>
      <w:color w:val="334155"/>
      <w:sz w:val="20"/>
      <w:szCs w:val="20"/>
    </w:rPr>
  </w:style>
  <w:style w:type="character" w:customStyle="1" w:styleId="ObjetducommentaireCar">
    <w:name w:val="Objet du commentaire Car"/>
    <w:basedOn w:val="CommentaireCar"/>
    <w:uiPriority w:val="99"/>
    <w:semiHidden/>
    <w:rsid w:val="00A4528E"/>
    <w:rPr>
      <w:rFonts w:ascii="Calibri" w:hAnsi="Calibri"/>
      <w:b/>
      <w:bCs/>
      <w:color w:val="334155"/>
      <w:sz w:val="20"/>
      <w:szCs w:val="20"/>
    </w:rPr>
  </w:style>
  <w:style w:type="paragraph" w:customStyle="1" w:styleId="a">
    <w:uiPriority w:val="99"/>
    <w:unhideWhenUsed/>
    <w:rsid w:val="00061E20"/>
    <w:pPr>
      <w:numPr>
        <w:numId w:val="13"/>
      </w:numPr>
      <w:spacing w:after="0" w:line="240" w:lineRule="auto"/>
    </w:pPr>
    <w:rPr>
      <w:color w:val="000000" w:themeColor="text1"/>
    </w:rPr>
  </w:style>
  <w:style w:type="paragraph" w:customStyle="1" w:styleId="a0">
    <w:uiPriority w:val="99"/>
    <w:unhideWhenUsed/>
    <w:rsid w:val="00A5467B"/>
    <w:pPr>
      <w:spacing w:after="0" w:line="240" w:lineRule="auto"/>
    </w:pPr>
    <w:rPr>
      <w:color w:val="000000" w:themeColor="text1"/>
    </w:rPr>
  </w:style>
  <w:style w:type="paragraph" w:styleId="Rvision">
    <w:name w:val="Revision"/>
    <w:hidden/>
    <w:uiPriority w:val="99"/>
    <w:semiHidden/>
    <w:rsid w:val="00F67F65"/>
    <w:pPr>
      <w:spacing w:after="0" w:line="240" w:lineRule="auto"/>
    </w:pPr>
    <w:rPr>
      <w:rFonts w:ascii="Calibri" w:hAnsi="Calibri"/>
      <w:color w:val="334155"/>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6B407087FB6864B9514E07A0EFCF583" ma:contentTypeVersion="7" ma:contentTypeDescription="Crée un document." ma:contentTypeScope="" ma:versionID="aa45b0f4b0ab5e2b1e5d6785bfd2317e">
  <xsd:schema xmlns:xsd="http://www.w3.org/2001/XMLSchema" xmlns:xs="http://www.w3.org/2001/XMLSchema" xmlns:p="http://schemas.microsoft.com/office/2006/metadata/properties" xmlns:ns2="978cf31c-5fae-4098-8d6d-6dd0085dabc6" targetNamespace="http://schemas.microsoft.com/office/2006/metadata/properties" ma:root="true" ma:fieldsID="3549c24986561b5ad2adafcb1a5bf30e" ns2:_="">
    <xsd:import namespace="978cf31c-5fae-4098-8d6d-6dd0085dab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8cf31c-5fae-4098-8d6d-6dd0085dab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98FFA5-7DEF-4745-8E4E-3031D23F266A}">
  <ds:schemaRefs>
    <ds:schemaRef ds:uri="http://schemas.microsoft.com/sharepoint/v3/contenttype/forms"/>
  </ds:schemaRefs>
</ds:datastoreItem>
</file>

<file path=customXml/itemProps2.xml><?xml version="1.0" encoding="utf-8"?>
<ds:datastoreItem xmlns:ds="http://schemas.openxmlformats.org/officeDocument/2006/customXml" ds:itemID="{9C393E82-C3D1-4C24-B5DF-8BB902E107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8cf31c-5fae-4098-8d6d-6dd0085dab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6E6E64-A39C-4377-A24D-3FAAC379D3A0}">
  <ds:schemaRefs>
    <ds:schemaRef ds:uri="http://schemas.openxmlformats.org/officeDocument/2006/bibliography"/>
  </ds:schemaRefs>
</ds:datastoreItem>
</file>

<file path=customXml/itemProps4.xml><?xml version="1.0" encoding="utf-8"?>
<ds:datastoreItem xmlns:ds="http://schemas.openxmlformats.org/officeDocument/2006/customXml" ds:itemID="{6D566119-13ED-4DAA-B3DA-7F08370CE063}">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baa22a13-b797-4dc9-bd29-1ed126752627}" enabled="1" method="Standard" siteId="{bb35297f-d33e-4877-bf86-05c24bfd97ef}"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1738</Words>
  <Characters>9562</Characters>
  <Application>Microsoft Office Word</Application>
  <DocSecurity>0</DocSecurity>
  <Lines>79</Lines>
  <Paragraphs>22</Paragraphs>
  <ScaleCrop>false</ScaleCrop>
  <Manager/>
  <Company/>
  <LinksUpToDate>false</LinksUpToDate>
  <CharactersWithSpaces>11278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 décisionnel – Transcription et compte rendu Teams (gabarit Adelia)</dc:title>
  <dc:subject/>
  <dc:creator>Magdalena Planeta</dc:creator>
  <cp:keywords/>
  <dc:description>generated by python-docx</dc:description>
  <cp:lastModifiedBy>Hugo Janelle-Poisson</cp:lastModifiedBy>
  <cp:revision>2</cp:revision>
  <dcterms:created xsi:type="dcterms:W3CDTF">2026-08-26T20:13:00Z</dcterms:created>
  <dcterms:modified xsi:type="dcterms:W3CDTF">2026-08-26T20:13:00Z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0x010100E6B407087FB6864B9514E07A0EFCF583</vt:lpwstr>
  </property>
  <property fmtid="{D5CDD505-2E9C-101B-9397-08002B2CF9AE}" pid="3" name="MediaServiceImageTags">
    <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docLang">
    <vt:lpwstr>fr</vt:lpwstr>
  </property>
  <property fmtid="{D5CDD505-2E9C-101B-9397-08002B2CF9AE}" pid="8" name="ClassificationContentMarkingFooterShapeIds">
    <vt:lpwstr>7396237c,4d680202,26fd390b</vt:lpwstr>
  </property>
  <property fmtid="{D5CDD505-2E9C-101B-9397-08002B2CF9AE}" pid="9" name="ClassificationContentMarkingFooterFontProps">
    <vt:lpwstr>#000000,10,Aptos</vt:lpwstr>
  </property>
  <property fmtid="{D5CDD505-2E9C-101B-9397-08002B2CF9AE}" pid="10" name="ClassificationContentMarkingFooterText">
    <vt:lpwstr>INTERNE</vt:lpwstr>
  </property>
</Properties>
</file>